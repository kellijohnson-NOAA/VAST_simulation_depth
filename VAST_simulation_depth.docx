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A44E49" w14:textId="77777777" w:rsidR="00CD41A3" w:rsidRDefault="00B32AAA" w:rsidP="00544571">
      <w:r>
        <w:t>Justification for the inclusion of habitat covariates in spatio</w:t>
      </w:r>
      <w:r w:rsidR="00544571">
        <w:t>temporal index standardization</w:t>
      </w:r>
    </w:p>
    <w:p w14:paraId="435BF74C" w14:textId="77777777" w:rsidR="00544571" w:rsidRDefault="00544571" w:rsidP="00544571"/>
    <w:p w14:paraId="3A2B01F7" w14:textId="77777777" w:rsidR="00544571" w:rsidRPr="008F4C65" w:rsidRDefault="00544571" w:rsidP="00544571">
      <w:pPr>
        <w:rPr>
          <w:vertAlign w:val="superscript"/>
        </w:rPr>
      </w:pPr>
      <w:r w:rsidRPr="008F4C65">
        <w:t>Johnson, K.F.</w:t>
      </w:r>
      <w:r w:rsidRPr="008F4C65">
        <w:rPr>
          <w:vertAlign w:val="superscript"/>
        </w:rPr>
        <w:t>1</w:t>
      </w:r>
      <w:proofErr w:type="gramStart"/>
      <w:r w:rsidRPr="008F4C65">
        <w:rPr>
          <w:vertAlign w:val="superscript"/>
        </w:rPr>
        <w:t>,2</w:t>
      </w:r>
      <w:proofErr w:type="gramEnd"/>
      <w:r w:rsidRPr="008F4C65">
        <w:rPr>
          <w:vertAlign w:val="superscript"/>
        </w:rPr>
        <w:t>,*</w:t>
      </w:r>
      <w:r w:rsidRPr="008F4C65">
        <w:t xml:space="preserve">, </w:t>
      </w:r>
      <w:r>
        <w:t>Thorson</w:t>
      </w:r>
      <w:r w:rsidRPr="008F4C65">
        <w:t xml:space="preserve">, </w:t>
      </w:r>
      <w:r>
        <w:t>J.T</w:t>
      </w:r>
      <w:r w:rsidRPr="008F4C65">
        <w:t>.</w:t>
      </w:r>
      <w:r>
        <w:rPr>
          <w:vertAlign w:val="superscript"/>
        </w:rPr>
        <w:t>2</w:t>
      </w:r>
      <w:r w:rsidRPr="008F4C65">
        <w:t>, and Punt, A.E.</w:t>
      </w:r>
      <w:r w:rsidRPr="008F4C65">
        <w:rPr>
          <w:vertAlign w:val="superscript"/>
        </w:rPr>
        <w:t>1</w:t>
      </w:r>
    </w:p>
    <w:p w14:paraId="1EF73507" w14:textId="77777777" w:rsidR="00544571" w:rsidRPr="008F4C65" w:rsidRDefault="00544571" w:rsidP="00544571">
      <w:pPr>
        <w:rPr>
          <w:vertAlign w:val="superscript"/>
        </w:rPr>
      </w:pPr>
    </w:p>
    <w:p w14:paraId="0CBA0E49" w14:textId="77777777" w:rsidR="00544571" w:rsidRPr="003904A2" w:rsidRDefault="00544571" w:rsidP="00544571">
      <w:pPr>
        <w:rPr>
          <w:sz w:val="20"/>
          <w:szCs w:val="20"/>
        </w:rPr>
      </w:pPr>
      <w:r w:rsidRPr="003904A2">
        <w:rPr>
          <w:sz w:val="20"/>
          <w:szCs w:val="20"/>
          <w:vertAlign w:val="superscript"/>
        </w:rPr>
        <w:t>1</w:t>
      </w:r>
      <w:r w:rsidRPr="003904A2">
        <w:rPr>
          <w:sz w:val="20"/>
          <w:szCs w:val="20"/>
        </w:rPr>
        <w:t>School of Aquatic and Fishery Sciences, University of Washington, Box 355020, Seattle, WA 98195, USA</w:t>
      </w:r>
    </w:p>
    <w:p w14:paraId="58C2B799" w14:textId="77777777" w:rsidR="00544571" w:rsidRPr="003904A2" w:rsidRDefault="00544571" w:rsidP="00544571">
      <w:pPr>
        <w:rPr>
          <w:sz w:val="20"/>
          <w:szCs w:val="20"/>
        </w:rPr>
      </w:pPr>
      <w:r w:rsidRPr="003904A2">
        <w:rPr>
          <w:sz w:val="20"/>
          <w:szCs w:val="20"/>
          <w:vertAlign w:val="superscript"/>
        </w:rPr>
        <w:t>2</w:t>
      </w:r>
      <w:r w:rsidRPr="003904A2">
        <w:rPr>
          <w:sz w:val="20"/>
          <w:szCs w:val="20"/>
        </w:rPr>
        <w:t xml:space="preserve">Fisheries Resource Assessment and Monitoring Division, Northwest Fisheries Science </w:t>
      </w:r>
      <w:proofErr w:type="spellStart"/>
      <w:r w:rsidRPr="003904A2">
        <w:rPr>
          <w:sz w:val="20"/>
          <w:szCs w:val="20"/>
        </w:rPr>
        <w:t>Center</w:t>
      </w:r>
      <w:proofErr w:type="spellEnd"/>
      <w:r w:rsidRPr="003904A2">
        <w:rPr>
          <w:sz w:val="20"/>
          <w:szCs w:val="20"/>
        </w:rPr>
        <w:t xml:space="preserve">, National Oceanic and Atmospheric Administration, 2725 </w:t>
      </w:r>
      <w:proofErr w:type="spellStart"/>
      <w:r w:rsidRPr="003904A2">
        <w:rPr>
          <w:sz w:val="20"/>
          <w:szCs w:val="20"/>
        </w:rPr>
        <w:t>Montlake</w:t>
      </w:r>
      <w:proofErr w:type="spellEnd"/>
      <w:r w:rsidRPr="003904A2">
        <w:rPr>
          <w:sz w:val="20"/>
          <w:szCs w:val="20"/>
        </w:rPr>
        <w:t xml:space="preserve"> Blvd. E., Seattle, WA 98112, USA</w:t>
      </w:r>
    </w:p>
    <w:p w14:paraId="410A4172" w14:textId="77777777" w:rsidR="00544571" w:rsidRPr="003904A2" w:rsidRDefault="00544571" w:rsidP="00544571">
      <w:pPr>
        <w:rPr>
          <w:sz w:val="20"/>
          <w:szCs w:val="20"/>
        </w:rPr>
      </w:pPr>
      <w:r w:rsidRPr="003904A2">
        <w:rPr>
          <w:sz w:val="20"/>
          <w:szCs w:val="20"/>
          <w:vertAlign w:val="superscript"/>
        </w:rPr>
        <w:t>*</w:t>
      </w:r>
      <w:r w:rsidRPr="003904A2">
        <w:rPr>
          <w:sz w:val="20"/>
          <w:szCs w:val="20"/>
        </w:rPr>
        <w:t xml:space="preserve">Correspondence to K.F. Johnson: </w:t>
      </w:r>
      <w:proofErr w:type="spellStart"/>
      <w:r w:rsidRPr="003904A2">
        <w:rPr>
          <w:sz w:val="20"/>
          <w:szCs w:val="20"/>
        </w:rPr>
        <w:t>tel</w:t>
      </w:r>
      <w:proofErr w:type="spellEnd"/>
      <w:r w:rsidRPr="003904A2">
        <w:rPr>
          <w:sz w:val="20"/>
          <w:szCs w:val="20"/>
        </w:rPr>
        <w:t>: 206 860 2465; fax: 206 860 3394; email: kelli.johnson@noaa.gov</w:t>
      </w:r>
    </w:p>
    <w:p w14:paraId="43B645FC" w14:textId="42A79B48" w:rsidR="003904A2" w:rsidRDefault="003904A2" w:rsidP="003904A2">
      <w:pPr>
        <w:rPr>
          <w:ins w:id="0" w:author="Kelli.Johnson" w:date="2018-04-13T09:07:00Z"/>
        </w:rPr>
      </w:pPr>
    </w:p>
    <w:p w14:paraId="32FCDE9E" w14:textId="344C3932" w:rsidR="003904A2" w:rsidRDefault="003904A2" w:rsidP="003904A2">
      <w:r>
        <w:t xml:space="preserve">To be submitted to </w:t>
      </w:r>
      <w:r w:rsidRPr="003904A2">
        <w:rPr>
          <w:i/>
        </w:rPr>
        <w:t>Fisheries Research</w:t>
      </w:r>
      <w:r w:rsidR="00FA1E96">
        <w:t xml:space="preserve"> for the</w:t>
      </w:r>
      <w:r>
        <w:t xml:space="preserve"> CAPAM special issue on spatial models.</w:t>
      </w:r>
    </w:p>
    <w:p w14:paraId="417D9C96" w14:textId="2A1A081F" w:rsidR="00544571" w:rsidRDefault="00544571" w:rsidP="00544571">
      <w:pPr>
        <w:pStyle w:val="Heading1"/>
      </w:pPr>
      <w:r w:rsidRPr="00544571">
        <w:t>Abstract</w:t>
      </w:r>
    </w:p>
    <w:p w14:paraId="0AED0F18" w14:textId="10F63BB1" w:rsidR="00CE6631" w:rsidRDefault="006B08CE" w:rsidP="00544571">
      <w:r w:rsidRPr="006B08CE">
        <w:t xml:space="preserve">A key question in the management of </w:t>
      </w:r>
      <w:r w:rsidR="001B3FC7">
        <w:t>marine fishes</w:t>
      </w:r>
      <w:r w:rsidRPr="006B08CE">
        <w:t xml:space="preserve"> </w:t>
      </w:r>
      <w:r w:rsidR="00DD7307">
        <w:t xml:space="preserve">and invertebrates </w:t>
      </w:r>
      <w:r w:rsidRPr="006B08CE">
        <w:t>is what is the current, relative abundance</w:t>
      </w:r>
      <w:r w:rsidR="00F87013">
        <w:t>?</w:t>
      </w:r>
      <w:r w:rsidRPr="006B08CE">
        <w:t xml:space="preserve"> </w:t>
      </w:r>
      <w:r w:rsidR="0027434C">
        <w:t>Design-based estimators</w:t>
      </w:r>
      <w:r w:rsidR="003904A2">
        <w:t>, which make inferences according to the randomness</w:t>
      </w:r>
      <w:r w:rsidR="006C595A">
        <w:t xml:space="preserve"> of the sampling protocol,</w:t>
      </w:r>
      <w:r w:rsidR="0027434C">
        <w:t xml:space="preserve"> have classically been relied upon t</w:t>
      </w:r>
      <w:r w:rsidR="009C7486">
        <w:t>o provide an index of abundance. Mo</w:t>
      </w:r>
      <w:r w:rsidR="0027434C">
        <w:t>re recently, the use of s</w:t>
      </w:r>
      <w:r w:rsidR="00EA3AB7">
        <w:t xml:space="preserve">patiotemporal models </w:t>
      </w:r>
      <w:r w:rsidR="0027434C">
        <w:t>has increased</w:t>
      </w:r>
      <w:r w:rsidR="00EA3AB7">
        <w:t xml:space="preserve"> because of their ability to account for spatial heterogeneity and </w:t>
      </w:r>
      <w:r w:rsidR="00F87013">
        <w:t>improve</w:t>
      </w:r>
      <w:r w:rsidR="00EA3AB7">
        <w:t xml:space="preserve"> precision relative to design-based estimators. In theory, the inclusion of </w:t>
      </w:r>
      <w:r w:rsidR="00DD7307">
        <w:t>habitat covariates</w:t>
      </w:r>
      <w:r w:rsidR="00EA3AB7">
        <w:t xml:space="preserve"> (e.g., depth) should also improve precision. </w:t>
      </w:r>
      <w:r w:rsidR="00CE6631">
        <w:t>We used a simulation experiment to evaluate the bias and precision of abundance estimates and their associated model parameters</w:t>
      </w:r>
      <w:r w:rsidR="00CA46EC">
        <w:t xml:space="preserve"> </w:t>
      </w:r>
      <w:r w:rsidR="00AE4FF8">
        <w:t xml:space="preserve">when </w:t>
      </w:r>
      <w:r w:rsidR="00CE6631">
        <w:t xml:space="preserve">the true </w:t>
      </w:r>
      <w:r w:rsidR="00A76BEB">
        <w:t>process</w:t>
      </w:r>
      <w:r w:rsidR="00CE6631">
        <w:t xml:space="preserve"> was and was not governed by </w:t>
      </w:r>
      <w:r w:rsidR="00DD7307">
        <w:t>a habitat covariate</w:t>
      </w:r>
      <w:r w:rsidR="00CE6631">
        <w:t xml:space="preserve">. </w:t>
      </w:r>
      <w:r w:rsidR="00CA46EC">
        <w:t xml:space="preserve">In general, </w:t>
      </w:r>
      <w:r w:rsidR="00AE4FF8">
        <w:t>indices of abundance</w:t>
      </w:r>
      <w:r w:rsidR="00CA46EC">
        <w:t xml:space="preserve"> were estimated </w:t>
      </w:r>
      <w:r w:rsidR="0010576D">
        <w:t xml:space="preserve">without </w:t>
      </w:r>
      <w:r w:rsidR="00CA46EC">
        <w:t>bias regardless of the</w:t>
      </w:r>
      <w:r w:rsidR="0010576D">
        <w:t xml:space="preserve"> estimated</w:t>
      </w:r>
      <w:r w:rsidR="00CA46EC">
        <w:t xml:space="preserve"> bias in </w:t>
      </w:r>
      <w:r w:rsidR="0010576D">
        <w:t xml:space="preserve">other parameters, including </w:t>
      </w:r>
      <w:r w:rsidR="00CA46EC">
        <w:t>habitat covariate</w:t>
      </w:r>
      <w:r w:rsidR="0010576D">
        <w:t>s</w:t>
      </w:r>
      <w:r w:rsidR="00CA46EC">
        <w:t>. Variance parameters governing the spatial and spatiotemporal processes of the presence</w:t>
      </w:r>
      <w:r w:rsidR="00DD7307">
        <w:t>-</w:t>
      </w:r>
      <w:r w:rsidR="00CA46EC">
        <w:t xml:space="preserve">absence model were more biased and less precise than </w:t>
      </w:r>
      <w:r w:rsidR="00AE4FF8">
        <w:t xml:space="preserve">those that governed </w:t>
      </w:r>
      <w:r w:rsidR="00CA46EC">
        <w:t>the catch</w:t>
      </w:r>
      <w:r w:rsidR="009C7486">
        <w:t>-</w:t>
      </w:r>
      <w:r w:rsidR="00CA46EC">
        <w:t xml:space="preserve">rate model. </w:t>
      </w:r>
      <w:r w:rsidR="009C7486">
        <w:t>E</w:t>
      </w:r>
      <w:r w:rsidR="00DD7307">
        <w:t xml:space="preserve">stimates of the </w:t>
      </w:r>
      <w:r w:rsidR="00CA46EC">
        <w:t xml:space="preserve">former </w:t>
      </w:r>
      <w:r w:rsidR="00DD7307">
        <w:t>were</w:t>
      </w:r>
      <w:r w:rsidR="00CA46EC">
        <w:t xml:space="preserve"> often imprecise and </w:t>
      </w:r>
      <w:r w:rsidR="00DD7307">
        <w:t xml:space="preserve">with </w:t>
      </w:r>
      <w:r w:rsidR="00CA46EC">
        <w:t xml:space="preserve">bias </w:t>
      </w:r>
      <w:r w:rsidR="00DD7307">
        <w:t xml:space="preserve">that </w:t>
      </w:r>
      <w:r w:rsidR="00CA46EC">
        <w:t>was correlated with bias in the habitat covariate</w:t>
      </w:r>
      <w:r w:rsidR="00AE4FF8">
        <w:t xml:space="preserve">. Results suggest that habitat covariates can improve the precision of abundance estimates and should </w:t>
      </w:r>
      <w:commentRangeStart w:id="1"/>
      <w:ins w:id="2" w:author="Punt, Andre (O&amp;A, Hobart)" w:date="2018-04-06T18:53:00Z">
        <w:r w:rsidR="00DD7307">
          <w:t>routinely</w:t>
        </w:r>
        <w:commentRangeEnd w:id="1"/>
        <w:r w:rsidR="00DD7307">
          <w:rPr>
            <w:rStyle w:val="CommentReference"/>
          </w:rPr>
          <w:commentReference w:id="1"/>
        </w:r>
        <w:r w:rsidR="00DD7307">
          <w:t xml:space="preserve"> </w:t>
        </w:r>
      </w:ins>
      <w:r w:rsidR="00AE4FF8">
        <w:t>be included in future index-standardization models.</w:t>
      </w:r>
      <w:r w:rsidR="00A151E8">
        <w:t xml:space="preserve"> </w:t>
      </w:r>
    </w:p>
    <w:p w14:paraId="4368D513" w14:textId="77777777" w:rsidR="00CA46EC" w:rsidRDefault="00CA46EC" w:rsidP="00544571"/>
    <w:p w14:paraId="27C30D13" w14:textId="77777777" w:rsidR="00544571" w:rsidRDefault="00544571" w:rsidP="00373ACC">
      <w:r>
        <w:t>Keywords:</w:t>
      </w:r>
      <w:r w:rsidR="00A76BEB">
        <w:t xml:space="preserve"> Gaussian random field; habitat covariate; index of abundance;</w:t>
      </w:r>
      <w:r>
        <w:t xml:space="preserve"> </w:t>
      </w:r>
      <w:r w:rsidR="00A76BEB">
        <w:t>index standardization; spatiotemporal model</w:t>
      </w:r>
      <w:r>
        <w:br w:type="page"/>
      </w:r>
    </w:p>
    <w:p w14:paraId="00D95D36" w14:textId="77777777" w:rsidR="007F5498" w:rsidRDefault="007F5498" w:rsidP="007F5498">
      <w:pPr>
        <w:pStyle w:val="Heading1"/>
      </w:pPr>
      <w:commentRangeStart w:id="3"/>
      <w:r>
        <w:lastRenderedPageBreak/>
        <w:t>Highlights</w:t>
      </w:r>
      <w:commentRangeEnd w:id="3"/>
      <w:r>
        <w:rPr>
          <w:rStyle w:val="CommentReference"/>
          <w:rFonts w:eastAsiaTheme="minorHAnsi" w:cstheme="minorBidi"/>
        </w:rPr>
        <w:commentReference w:id="3"/>
      </w:r>
    </w:p>
    <w:p w14:paraId="2DD982C9" w14:textId="77777777" w:rsidR="007F5498" w:rsidRDefault="007F5498" w:rsidP="007F5498">
      <w:pPr>
        <w:pStyle w:val="ListParagraph"/>
        <w:numPr>
          <w:ilvl w:val="0"/>
          <w:numId w:val="1"/>
        </w:numPr>
      </w:pPr>
      <w:r>
        <w:t>1</w:t>
      </w:r>
    </w:p>
    <w:p w14:paraId="0C7B2C45" w14:textId="77777777" w:rsidR="007F5498" w:rsidRDefault="007F5498" w:rsidP="007F5498">
      <w:pPr>
        <w:pStyle w:val="ListParagraph"/>
        <w:numPr>
          <w:ilvl w:val="0"/>
          <w:numId w:val="1"/>
        </w:numPr>
      </w:pPr>
      <w:r>
        <w:t>2</w:t>
      </w:r>
    </w:p>
    <w:p w14:paraId="6C5E0A79" w14:textId="77777777" w:rsidR="007F5498" w:rsidRDefault="007F5498" w:rsidP="007F5498">
      <w:pPr>
        <w:pStyle w:val="ListParagraph"/>
        <w:numPr>
          <w:ilvl w:val="0"/>
          <w:numId w:val="1"/>
        </w:numPr>
      </w:pPr>
      <w:r>
        <w:t>3</w:t>
      </w:r>
    </w:p>
    <w:p w14:paraId="6EC4BD60" w14:textId="77777777" w:rsidR="007F5498" w:rsidRDefault="007F5498" w:rsidP="007F5498">
      <w:r>
        <w:br w:type="page"/>
      </w:r>
    </w:p>
    <w:p w14:paraId="0CA20663" w14:textId="77777777" w:rsidR="00544571" w:rsidRPr="00544571" w:rsidRDefault="00544571" w:rsidP="00544571">
      <w:pPr>
        <w:pStyle w:val="Heading1"/>
      </w:pPr>
      <w:r>
        <w:lastRenderedPageBreak/>
        <w:t>Introduction</w:t>
      </w:r>
    </w:p>
    <w:p w14:paraId="06E1B27A" w14:textId="3FF6C257" w:rsidR="00544571" w:rsidRDefault="001B3FC7" w:rsidP="00041142">
      <w:r>
        <w:t xml:space="preserve">The successful management of marine fishes depends, at least in part, on </w:t>
      </w:r>
      <w:r w:rsidR="00A25F93">
        <w:t xml:space="preserve">knowledge of trends in </w:t>
      </w:r>
      <w:r>
        <w:t>abundance</w:t>
      </w:r>
      <w:r w:rsidR="00A25F93">
        <w:t>. Catch rates</w:t>
      </w:r>
      <w:r w:rsidR="003A36A0">
        <w:t xml:space="preserve"> can be used to </w:t>
      </w:r>
      <w:r w:rsidR="00A25F93">
        <w:t>inform trends</w:t>
      </w:r>
      <w:r w:rsidR="009B15E8">
        <w:t xml:space="preserve"> in abundance</w:t>
      </w:r>
      <w:r w:rsidR="00DD7307">
        <w:t>. However</w:t>
      </w:r>
      <w:r w:rsidR="00527F6C">
        <w:t xml:space="preserve">, catch rates </w:t>
      </w:r>
      <w:r w:rsidR="009B15E8">
        <w:t xml:space="preserve">by themselves </w:t>
      </w:r>
      <w:r w:rsidR="00527F6C">
        <w:t>are seldom proportional to abundance</w:t>
      </w:r>
      <w:r w:rsidR="00041142">
        <w:t xml:space="preserve"> and need to be </w:t>
      </w:r>
      <w:r w:rsidR="00AF429E">
        <w:t>standardi</w:t>
      </w:r>
      <w:r w:rsidR="00041142">
        <w:t>zed (Maunder and Punt, 2004). Standardizat</w:t>
      </w:r>
      <w:r w:rsidR="00AF429E">
        <w:t xml:space="preserve">ion </w:t>
      </w:r>
      <w:r w:rsidR="00041142">
        <w:t xml:space="preserve">can account for factors such as </w:t>
      </w:r>
      <w:r w:rsidR="0014369A" w:rsidRPr="00544571">
        <w:t xml:space="preserve">differences </w:t>
      </w:r>
      <w:r w:rsidR="00DD7307">
        <w:t>among</w:t>
      </w:r>
      <w:r w:rsidR="00DD7307" w:rsidRPr="00544571">
        <w:t xml:space="preserve"> </w:t>
      </w:r>
      <w:r w:rsidR="0014369A" w:rsidRPr="00544571">
        <w:t>vessel</w:t>
      </w:r>
      <w:r w:rsidR="00DD7307">
        <w:t>s</w:t>
      </w:r>
      <w:r w:rsidR="0014369A" w:rsidRPr="00544571">
        <w:t xml:space="preserve"> </w:t>
      </w:r>
      <w:r w:rsidR="00DD7307">
        <w:t xml:space="preserve">in </w:t>
      </w:r>
      <w:r w:rsidR="0014369A" w:rsidRPr="00544571">
        <w:t>fishing power</w:t>
      </w:r>
      <w:r w:rsidR="002B2F28">
        <w:t xml:space="preserve"> (</w:t>
      </w:r>
      <w:proofErr w:type="spellStart"/>
      <w:r w:rsidR="00907EDD" w:rsidRPr="00544571">
        <w:t>Helser</w:t>
      </w:r>
      <w:proofErr w:type="spellEnd"/>
      <w:r w:rsidR="00907EDD" w:rsidRPr="00544571">
        <w:t xml:space="preserve"> et al., 2004</w:t>
      </w:r>
      <w:r w:rsidR="00907EDD">
        <w:t xml:space="preserve">; </w:t>
      </w:r>
      <w:r w:rsidR="002B2F28" w:rsidRPr="00544571">
        <w:t>Robins et al</w:t>
      </w:r>
      <w:r w:rsidR="002B2F28">
        <w:t>., 1998)</w:t>
      </w:r>
      <w:r w:rsidR="0014369A" w:rsidRPr="00544571">
        <w:t xml:space="preserve">, </w:t>
      </w:r>
      <w:r w:rsidR="00DD7307">
        <w:t xml:space="preserve">the </w:t>
      </w:r>
      <w:r w:rsidR="0014369A" w:rsidRPr="00544571">
        <w:t xml:space="preserve">depth </w:t>
      </w:r>
      <w:r w:rsidR="000648F4">
        <w:t>or location at</w:t>
      </w:r>
      <w:r w:rsidR="0014369A" w:rsidRPr="00544571">
        <w:t xml:space="preserve"> which fish are caught</w:t>
      </w:r>
      <w:r w:rsidR="002B2F28">
        <w:t xml:space="preserve"> (Bigelow and Maunder, 2007; Cao et al., 2017)</w:t>
      </w:r>
      <w:r w:rsidR="0014369A" w:rsidRPr="00544571">
        <w:t xml:space="preserve">, and </w:t>
      </w:r>
      <w:r w:rsidR="00907EDD">
        <w:t>sampling intensity</w:t>
      </w:r>
      <w:r w:rsidR="0014369A" w:rsidRPr="00544571">
        <w:t xml:space="preserve"> (</w:t>
      </w:r>
      <w:r w:rsidR="00907EDD">
        <w:t>Cochran, 1977</w:t>
      </w:r>
      <w:r w:rsidR="0014369A">
        <w:t>)</w:t>
      </w:r>
      <w:r w:rsidR="000648F4">
        <w:t xml:space="preserve">. </w:t>
      </w:r>
      <w:r w:rsidR="00811CE5">
        <w:t xml:space="preserve">The resulting index, with </w:t>
      </w:r>
      <w:r w:rsidR="004E0202">
        <w:t xml:space="preserve">the </w:t>
      </w:r>
      <w:r w:rsidR="00811CE5">
        <w:t xml:space="preserve">variation not associated to changes in abundance removed, </w:t>
      </w:r>
      <w:r w:rsidR="00500CB1">
        <w:t xml:space="preserve">can be used directly by management or as input when fitting a stock assessment model. </w:t>
      </w:r>
    </w:p>
    <w:p w14:paraId="1C6F4F60" w14:textId="7F67EA6C" w:rsidR="00A25F93" w:rsidRDefault="006866E1" w:rsidP="007454B0">
      <w:pPr>
        <w:ind w:firstLine="360"/>
      </w:pPr>
      <w:r>
        <w:t>Habitat</w:t>
      </w:r>
      <w:r w:rsidR="00FB558E">
        <w:t xml:space="preserve">, both abiotic (e.g., depth and sediment type) and biotic (e.g., presence of coral or algae), is a </w:t>
      </w:r>
      <w:r w:rsidR="002C5138">
        <w:t>fundamental</w:t>
      </w:r>
      <w:r w:rsidR="00FB558E">
        <w:t xml:space="preserve"> driver of </w:t>
      </w:r>
      <w:r w:rsidR="00F54FF3">
        <w:t xml:space="preserve">local </w:t>
      </w:r>
      <w:r w:rsidR="00FB558E">
        <w:t xml:space="preserve">abundance. </w:t>
      </w:r>
      <w:r w:rsidR="00453C76">
        <w:t xml:space="preserve">For example, </w:t>
      </w:r>
      <w:r w:rsidR="001E2799">
        <w:t xml:space="preserve">subsurface poleward flow defines habitat </w:t>
      </w:r>
      <w:r w:rsidR="002C5138">
        <w:t>for</w:t>
      </w:r>
      <w:r w:rsidR="001E2799">
        <w:t xml:space="preserve"> Pacific hake (</w:t>
      </w:r>
      <w:proofErr w:type="spellStart"/>
      <w:r w:rsidR="001E2799">
        <w:rPr>
          <w:i/>
        </w:rPr>
        <w:t>Merluccuius</w:t>
      </w:r>
      <w:proofErr w:type="spellEnd"/>
      <w:r w:rsidR="001E2799">
        <w:rPr>
          <w:i/>
        </w:rPr>
        <w:t xml:space="preserve"> </w:t>
      </w:r>
      <w:proofErr w:type="spellStart"/>
      <w:r w:rsidR="001E2799">
        <w:rPr>
          <w:i/>
        </w:rPr>
        <w:t>productus</w:t>
      </w:r>
      <w:proofErr w:type="spellEnd"/>
      <w:r w:rsidR="001E2799">
        <w:t xml:space="preserve">) in the California Current </w:t>
      </w:r>
      <w:r w:rsidR="004E0202">
        <w:t xml:space="preserve">ecosystem </w:t>
      </w:r>
      <w:r w:rsidR="001E2799">
        <w:t>(</w:t>
      </w:r>
      <w:proofErr w:type="spellStart"/>
      <w:r w:rsidR="001E2799">
        <w:t>Agostini</w:t>
      </w:r>
      <w:proofErr w:type="spellEnd"/>
      <w:r w:rsidR="001E2799">
        <w:t xml:space="preserve"> et al. 2006)</w:t>
      </w:r>
      <w:r w:rsidR="00453C76">
        <w:t>.</w:t>
      </w:r>
      <w:r w:rsidR="00F54FF3">
        <w:t xml:space="preserve"> Flatfish distributions in the eastern Bering Sea</w:t>
      </w:r>
      <w:r w:rsidR="002C5138">
        <w:t xml:space="preserve"> </w:t>
      </w:r>
      <w:r w:rsidR="00F54FF3">
        <w:t xml:space="preserve">are related to temperature, which acts as a proxy for the presence of the cold pool </w:t>
      </w:r>
      <w:r w:rsidR="002C5138">
        <w:t>(</w:t>
      </w:r>
      <w:proofErr w:type="spellStart"/>
      <w:r w:rsidR="002C5138">
        <w:t>Kotwicki</w:t>
      </w:r>
      <w:proofErr w:type="spellEnd"/>
      <w:r w:rsidR="002C5138">
        <w:t xml:space="preserve"> et al. 2005; </w:t>
      </w:r>
      <w:proofErr w:type="spellStart"/>
      <w:r w:rsidR="002C5138">
        <w:t>Mueter</w:t>
      </w:r>
      <w:proofErr w:type="spellEnd"/>
      <w:r w:rsidR="002C5138">
        <w:t xml:space="preserve"> and </w:t>
      </w:r>
      <w:proofErr w:type="spellStart"/>
      <w:r w:rsidR="002C5138">
        <w:t>Litzow</w:t>
      </w:r>
      <w:proofErr w:type="spellEnd"/>
      <w:r w:rsidR="002C5138">
        <w:t xml:space="preserve">, 2008; Spencer, 2008). </w:t>
      </w:r>
      <w:r w:rsidR="009B15E8">
        <w:t xml:space="preserve">Some habitat conditions, such as </w:t>
      </w:r>
      <w:r w:rsidR="00CC70DB">
        <w:t>w</w:t>
      </w:r>
      <w:r w:rsidR="00F677B6">
        <w:t xml:space="preserve">ater levels of wetlands, which </w:t>
      </w:r>
      <w:r w:rsidR="00CC70DB">
        <w:t>offer essential breeding, rearing, and feeding grounds for many species</w:t>
      </w:r>
      <w:r w:rsidR="00F677B6">
        <w:t xml:space="preserve">, </w:t>
      </w:r>
      <w:r w:rsidR="00262ECC">
        <w:t xml:space="preserve">can </w:t>
      </w:r>
      <w:r w:rsidR="00F677B6">
        <w:t>vary seasonally and within a season (</w:t>
      </w:r>
      <w:r w:rsidR="00A96328">
        <w:t>Johnson et al., 2005</w:t>
      </w:r>
      <w:r w:rsidR="00F677B6">
        <w:t>)</w:t>
      </w:r>
      <w:r w:rsidR="00D150DA">
        <w:t xml:space="preserve">. </w:t>
      </w:r>
      <w:r w:rsidR="00262ECC">
        <w:t>H</w:t>
      </w:r>
      <w:r w:rsidR="00D150DA">
        <w:t>abitats</w:t>
      </w:r>
      <w:r w:rsidR="00262ECC">
        <w:t xml:space="preserve"> can also</w:t>
      </w:r>
      <w:r w:rsidR="00D150DA">
        <w:t xml:space="preserve"> </w:t>
      </w:r>
      <w:r w:rsidR="00B41CAB">
        <w:t>vary spatially</w:t>
      </w:r>
      <w:r w:rsidR="00D150DA">
        <w:t xml:space="preserve">, such as depth, and the most complex habitats </w:t>
      </w:r>
      <w:r w:rsidR="00262ECC">
        <w:t xml:space="preserve">vary </w:t>
      </w:r>
      <w:r w:rsidR="00B41CAB">
        <w:t>spatially and temporally</w:t>
      </w:r>
      <w:r w:rsidR="00262ECC">
        <w:t xml:space="preserve"> </w:t>
      </w:r>
      <w:r w:rsidR="00B41CAB">
        <w:t xml:space="preserve">(Hinton and Maunder, 2004). </w:t>
      </w:r>
      <w:r w:rsidR="003E2A67">
        <w:t xml:space="preserve">The collection of data </w:t>
      </w:r>
      <w:r w:rsidR="00571B6C">
        <w:t xml:space="preserve">typically </w:t>
      </w:r>
      <w:r w:rsidR="003E2A67">
        <w:t>occurs</w:t>
      </w:r>
      <w:r w:rsidR="00D35451">
        <w:t xml:space="preserve"> </w:t>
      </w:r>
      <w:r w:rsidR="00571B6C">
        <w:t>across</w:t>
      </w:r>
      <w:r w:rsidR="00D35451">
        <w:t xml:space="preserve"> multiple habitat</w:t>
      </w:r>
      <w:r w:rsidR="00262ECC">
        <w:t xml:space="preserve"> type</w:t>
      </w:r>
      <w:r w:rsidR="00D35451">
        <w:t>s, and including habitat covariate</w:t>
      </w:r>
      <w:r w:rsidR="00262ECC">
        <w:t>s</w:t>
      </w:r>
      <w:r w:rsidR="00D35451">
        <w:t xml:space="preserve"> </w:t>
      </w:r>
      <w:r w:rsidR="00571B6C">
        <w:t>is</w:t>
      </w:r>
      <w:r w:rsidR="00D35451">
        <w:t xml:space="preserve"> most important when habitats vary within other</w:t>
      </w:r>
      <w:r w:rsidR="00571B6C">
        <w:t xml:space="preserve"> included</w:t>
      </w:r>
      <w:r w:rsidR="00D35451">
        <w:t xml:space="preserve"> </w:t>
      </w:r>
      <w:r w:rsidR="00571B6C">
        <w:t xml:space="preserve">model </w:t>
      </w:r>
      <w:r w:rsidR="00D35451">
        <w:t xml:space="preserve">stratifications (e.g., distance to rocky outcrop for </w:t>
      </w:r>
      <w:proofErr w:type="spellStart"/>
      <w:r w:rsidR="00D35451">
        <w:t>darkblotched</w:t>
      </w:r>
      <w:proofErr w:type="spellEnd"/>
      <w:r w:rsidR="00D35451">
        <w:t xml:space="preserve"> rockfish; Shelton et al., 2014). </w:t>
      </w:r>
      <w:r w:rsidR="00950F32">
        <w:t xml:space="preserve">Unfortunately, </w:t>
      </w:r>
      <w:r w:rsidR="00401643">
        <w:t xml:space="preserve">habitat </w:t>
      </w:r>
      <w:r w:rsidR="00EC66A9">
        <w:t xml:space="preserve">information </w:t>
      </w:r>
      <w:r w:rsidR="00401643">
        <w:t>is not always available for all sampling locations</w:t>
      </w:r>
      <w:r w:rsidR="00EC66A9">
        <w:t>, or even stratifications</w:t>
      </w:r>
      <w:r w:rsidR="00DD7307">
        <w:t xml:space="preserve"> of the raw data</w:t>
      </w:r>
      <w:r w:rsidR="00401643">
        <w:t xml:space="preserve">, thus limiting </w:t>
      </w:r>
      <w:r w:rsidR="004E0202">
        <w:t>its</w:t>
      </w:r>
      <w:r w:rsidR="00401643">
        <w:t xml:space="preserve"> inclusion in </w:t>
      </w:r>
      <w:r w:rsidR="00F677B6">
        <w:t xml:space="preserve">traditional </w:t>
      </w:r>
      <w:r w:rsidR="00401643">
        <w:t>index</w:t>
      </w:r>
      <w:r w:rsidR="00EC66A9">
        <w:t>-</w:t>
      </w:r>
      <w:r w:rsidR="00401643">
        <w:t xml:space="preserve">standardization </w:t>
      </w:r>
      <w:r w:rsidR="00F677B6">
        <w:t>models</w:t>
      </w:r>
      <w:r w:rsidR="00401643">
        <w:t>.</w:t>
      </w:r>
    </w:p>
    <w:p w14:paraId="36FAC92A" w14:textId="34408010" w:rsidR="00D66CFF" w:rsidRDefault="00B90F14" w:rsidP="00D66CFF">
      <w:pPr>
        <w:ind w:firstLine="360"/>
      </w:pPr>
      <w:r>
        <w:t xml:space="preserve">Recently, spatiotemporal models have been advocated for </w:t>
      </w:r>
      <w:r w:rsidR="00DD7307">
        <w:t xml:space="preserve">as a way  </w:t>
      </w:r>
      <w:r w:rsidR="006A35DD">
        <w:t xml:space="preserve">to standardize </w:t>
      </w:r>
      <w:r w:rsidR="00087F97">
        <w:t>catch-rate data</w:t>
      </w:r>
      <w:r w:rsidR="00C61343">
        <w:t xml:space="preserve"> </w:t>
      </w:r>
      <w:r>
        <w:t xml:space="preserve">because </w:t>
      </w:r>
      <w:r w:rsidR="00C61343">
        <w:t>of their ability to estimate</w:t>
      </w:r>
      <w:r>
        <w:t xml:space="preserve"> </w:t>
      </w:r>
      <w:r w:rsidR="00C61343">
        <w:t>less biased and more precise indices than either design-based or model-based approaches (Shelton et al., 2014; Thorson et al., 2015</w:t>
      </w:r>
      <w:r w:rsidR="00B658F3">
        <w:t>a</w:t>
      </w:r>
      <w:r w:rsidR="00C61343">
        <w:t>). The smoothed surface representing spatial variation in catch rates (i.e., densit</w:t>
      </w:r>
      <w:r w:rsidR="006A35DD">
        <w:t>ies</w:t>
      </w:r>
      <w:r w:rsidR="00C61343">
        <w:t xml:space="preserve">) assumes that </w:t>
      </w:r>
      <w:r w:rsidR="006A35DD">
        <w:t>densities at nearby sites are more similar than densities farther apart</w:t>
      </w:r>
      <w:r w:rsidR="00A866D8">
        <w:t xml:space="preserve"> (i.e., spatial autocorrelation). </w:t>
      </w:r>
      <w:r w:rsidR="00D66CFF">
        <w:t>Spatial autocorrelation can</w:t>
      </w:r>
      <w:r w:rsidR="0005768E">
        <w:t xml:space="preserve"> arise from </w:t>
      </w:r>
      <w:r w:rsidR="00425AF3">
        <w:t>exogenous or endogenous</w:t>
      </w:r>
      <w:r w:rsidR="0005768E">
        <w:t xml:space="preserve"> processes</w:t>
      </w:r>
      <w:r w:rsidR="00425AF3">
        <w:t xml:space="preserve">, where the former stems from spatial autocorrelation in underlying covariates </w:t>
      </w:r>
      <w:r w:rsidR="0005768E">
        <w:t xml:space="preserve">(Koenig, 1999) </w:t>
      </w:r>
      <w:r w:rsidR="00425AF3">
        <w:t>and the latter stems</w:t>
      </w:r>
      <w:r w:rsidR="0044415D">
        <w:t xml:space="preserve"> from life-history characteristics (</w:t>
      </w:r>
      <w:proofErr w:type="spellStart"/>
      <w:r w:rsidR="0044415D">
        <w:t>Levins</w:t>
      </w:r>
      <w:proofErr w:type="spellEnd"/>
      <w:r w:rsidR="0044415D">
        <w:t xml:space="preserve">, 1969). </w:t>
      </w:r>
      <w:r w:rsidR="00D66CFF">
        <w:t>This</w:t>
      </w:r>
      <w:r w:rsidR="00C43B64">
        <w:t xml:space="preserve"> autocorrelation, once thought of as a nuisance, can have strong predictive power regardless of its generating process (</w:t>
      </w:r>
      <w:proofErr w:type="spellStart"/>
      <w:r w:rsidR="00C43B64">
        <w:t>Bahn</w:t>
      </w:r>
      <w:proofErr w:type="spellEnd"/>
      <w:r w:rsidR="00C43B64">
        <w:t xml:space="preserve"> and McGill, 2007</w:t>
      </w:r>
      <w:r w:rsidR="00765A35">
        <w:t>; Doorman, 2007</w:t>
      </w:r>
      <w:r w:rsidR="00C43B64">
        <w:t>).</w:t>
      </w:r>
      <w:r w:rsidR="00B658F3">
        <w:t xml:space="preserve"> For example,</w:t>
      </w:r>
      <w:r w:rsidR="00D66CFF">
        <w:t xml:space="preserve"> a</w:t>
      </w:r>
      <w:r w:rsidR="00B658F3">
        <w:t xml:space="preserve"> s</w:t>
      </w:r>
      <w:r w:rsidR="00D66CFF">
        <w:t>patiotemporal model</w:t>
      </w:r>
      <w:r w:rsidR="00B658F3">
        <w:t xml:space="preserve"> applied to bottom trawl survey-data for 28 </w:t>
      </w:r>
      <w:proofErr w:type="spellStart"/>
      <w:r w:rsidR="00B658F3">
        <w:t>groundfish</w:t>
      </w:r>
      <w:proofErr w:type="spellEnd"/>
      <w:r w:rsidR="00B658F3">
        <w:t xml:space="preserve"> species off the US west coast generated smaller levels of uncertainty than a model-based approach (Thorson et al., 2015b). </w:t>
      </w:r>
    </w:p>
    <w:p w14:paraId="59B70AAC" w14:textId="16208DD6" w:rsidR="00401643" w:rsidRDefault="00685CC7" w:rsidP="00D66CFF">
      <w:pPr>
        <w:ind w:firstLine="360"/>
      </w:pPr>
      <w:r>
        <w:t>Spatiotemporal models can incorporate i</w:t>
      </w:r>
      <w:r w:rsidR="00D66CFF">
        <w:t>nformation on habitat</w:t>
      </w:r>
      <w:r w:rsidR="00D9217F">
        <w:t xml:space="preserve"> </w:t>
      </w:r>
      <w:r>
        <w:t xml:space="preserve">using </w:t>
      </w:r>
      <w:r w:rsidR="00D9217F">
        <w:t xml:space="preserve">covariates. </w:t>
      </w:r>
      <w:r w:rsidR="00A819DD">
        <w:t>However, the statistical gains from the explicit inclusion</w:t>
      </w:r>
      <w:r>
        <w:t xml:space="preserve"> of habitat</w:t>
      </w:r>
      <w:r w:rsidR="00A819DD">
        <w:t xml:space="preserve"> in a model that already accounts for spatiotemporal effects has yet to be tested. Here, we used </w:t>
      </w:r>
      <w:r w:rsidR="0002776E">
        <w:t>a</w:t>
      </w:r>
      <w:r w:rsidR="00DD7307">
        <w:t>n existing</w:t>
      </w:r>
      <w:r w:rsidR="0002776E">
        <w:t xml:space="preserve"> </w:t>
      </w:r>
      <w:r w:rsidR="00A819DD">
        <w:t xml:space="preserve">geostatistical </w:t>
      </w:r>
      <w:r w:rsidR="00141D9B">
        <w:t>index-standardization</w:t>
      </w:r>
      <w:r w:rsidR="00A819DD">
        <w:t xml:space="preserve"> model </w:t>
      </w:r>
      <w:r w:rsidR="0002776E">
        <w:t xml:space="preserve">(Thorson and Barnett, 2017) </w:t>
      </w:r>
      <w:r w:rsidR="00A819DD">
        <w:t xml:space="preserve">to estimate the effect of depth on the density of </w:t>
      </w:r>
      <w:r>
        <w:t xml:space="preserve">Alaska plaice </w:t>
      </w:r>
      <w:r w:rsidR="00D9217F">
        <w:t>(</w:t>
      </w:r>
      <w:proofErr w:type="spellStart"/>
      <w:r w:rsidRPr="00685CC7">
        <w:rPr>
          <w:i/>
        </w:rPr>
        <w:t>Pleuronectes</w:t>
      </w:r>
      <w:proofErr w:type="spellEnd"/>
      <w:r w:rsidRPr="00685CC7">
        <w:rPr>
          <w:i/>
        </w:rPr>
        <w:t xml:space="preserve"> </w:t>
      </w:r>
      <w:proofErr w:type="spellStart"/>
      <w:r w:rsidRPr="00685CC7">
        <w:rPr>
          <w:i/>
        </w:rPr>
        <w:t>quadrituberculatus</w:t>
      </w:r>
      <w:proofErr w:type="spellEnd"/>
      <w:r w:rsidR="00D9217F">
        <w:t xml:space="preserve">) </w:t>
      </w:r>
      <w:r w:rsidR="00A819DD">
        <w:t xml:space="preserve">in the eastern Bering Sea and condition a simulation experiment on the resulting estimates. </w:t>
      </w:r>
      <w:r w:rsidR="00C8318D">
        <w:t>Alaska plaice is one of four shallow-water flatfishes commonly found in the eastern Bering Sea</w:t>
      </w:r>
      <w:r w:rsidR="00E77DBE">
        <w:t xml:space="preserve"> (Zhang et al., 1998)</w:t>
      </w:r>
      <w:r w:rsidR="00C334A2">
        <w:t xml:space="preserve">. </w:t>
      </w:r>
      <w:r w:rsidR="000B7919">
        <w:t>Biological p</w:t>
      </w:r>
      <w:r w:rsidR="002A6988">
        <w:t>rocesses that coincide with depth at least part</w:t>
      </w:r>
      <w:r w:rsidR="000B7919">
        <w:t>ially</w:t>
      </w:r>
      <w:r w:rsidR="002A6988">
        <w:t xml:space="preserve"> regulate their distribution (</w:t>
      </w:r>
      <w:proofErr w:type="spellStart"/>
      <w:r w:rsidR="002A6988">
        <w:t>Barbeaux</w:t>
      </w:r>
      <w:proofErr w:type="spellEnd"/>
      <w:r w:rsidR="002A6988">
        <w:t xml:space="preserve"> and Hollowed, 2018)</w:t>
      </w:r>
      <w:r w:rsidR="0010576D">
        <w:t xml:space="preserve">, more so than </w:t>
      </w:r>
      <w:r w:rsidR="002A6988">
        <w:t xml:space="preserve">temperature because of </w:t>
      </w:r>
      <w:r w:rsidR="0010576D">
        <w:t xml:space="preserve">their </w:t>
      </w:r>
      <w:r w:rsidR="00407C31">
        <w:t>physiological response mechanism that enables them to tolerat</w:t>
      </w:r>
      <w:r w:rsidR="00644AB5">
        <w:t>e</w:t>
      </w:r>
      <w:r w:rsidR="00407C31">
        <w:t xml:space="preserve"> cold conditions </w:t>
      </w:r>
      <w:r w:rsidR="00C334A2">
        <w:t>(Knight et al., 1991</w:t>
      </w:r>
      <w:r w:rsidR="005B1F40">
        <w:t>)</w:t>
      </w:r>
      <w:r w:rsidR="002A6988">
        <w:t xml:space="preserve">. </w:t>
      </w:r>
      <w:r w:rsidR="00141D9B">
        <w:t xml:space="preserve">The simulation facilitated the exploration of statistical properties of the model when the true densities were and were not governed by </w:t>
      </w:r>
      <w:r w:rsidR="00DD7307">
        <w:t xml:space="preserve">a habitat covariate (nominally </w:t>
      </w:r>
      <w:r w:rsidR="006D7F7C">
        <w:t>term</w:t>
      </w:r>
      <w:r w:rsidR="005D647A">
        <w:t>ed</w:t>
      </w:r>
      <w:r w:rsidR="006D7F7C">
        <w:t xml:space="preserve"> “depth” although the results apply to any habitat covariate)</w:t>
      </w:r>
      <w:r w:rsidR="00141D9B">
        <w:t xml:space="preserve">. </w:t>
      </w:r>
      <w:r w:rsidR="00C21440">
        <w:t>Quantitative descriptions of relationships between marine species and habitat covariates such as</w:t>
      </w:r>
      <w:r w:rsidR="00765A35">
        <w:t xml:space="preserve"> those presented here provide </w:t>
      </w:r>
      <w:r w:rsidR="00C21440">
        <w:t xml:space="preserve">partial </w:t>
      </w:r>
      <w:r w:rsidR="00C21440">
        <w:lastRenderedPageBreak/>
        <w:t>explanation</w:t>
      </w:r>
      <w:r w:rsidR="00765A35">
        <w:t>s</w:t>
      </w:r>
      <w:r w:rsidR="00C21440">
        <w:t xml:space="preserve"> for species distributions, but </w:t>
      </w:r>
      <w:r w:rsidR="00765A35">
        <w:t xml:space="preserve">perhaps </w:t>
      </w:r>
      <w:r w:rsidR="00C21440">
        <w:t>more importantly</w:t>
      </w:r>
      <w:r w:rsidR="00765A35">
        <w:t>, simulation results provide inference on when we can best estimate those relationships when the truth is uncertain.</w:t>
      </w:r>
    </w:p>
    <w:p w14:paraId="1B889730" w14:textId="77777777" w:rsidR="00544571" w:rsidRDefault="00544571" w:rsidP="00544571">
      <w:pPr>
        <w:pStyle w:val="Heading1"/>
      </w:pPr>
      <w:r>
        <w:t>Methods</w:t>
      </w:r>
    </w:p>
    <w:p w14:paraId="621CCDFF" w14:textId="57F8294F" w:rsidR="00544571" w:rsidRDefault="0002776E" w:rsidP="0002776E">
      <w:pPr>
        <w:pStyle w:val="Heading2"/>
        <w:spacing w:before="120"/>
      </w:pPr>
      <w:r w:rsidRPr="0002776E">
        <w:t>Vector-autoregressive spatiotemporal (VAST) model</w:t>
      </w:r>
    </w:p>
    <w:p w14:paraId="40CC9A2C" w14:textId="48E67608" w:rsidR="006C0A83" w:rsidRDefault="00962A32" w:rsidP="0002776E">
      <w:r>
        <w:t>V</w:t>
      </w:r>
      <w:r w:rsidR="008D49DE">
        <w:t>ector-autoregressive spatiotemporal (VAST</w:t>
      </w:r>
      <w:r w:rsidR="006C0A83">
        <w:t xml:space="preserve">; </w:t>
      </w:r>
      <w:r w:rsidR="009D74C5">
        <w:t xml:space="preserve">Thorson and Barnett, 2017; </w:t>
      </w:r>
      <w:r w:rsidR="006C0A83">
        <w:t>www.github.com/James-Thorson/VAST</w:t>
      </w:r>
      <w:r w:rsidR="008D49DE">
        <w:t>) model</w:t>
      </w:r>
      <w:r>
        <w:t>s</w:t>
      </w:r>
      <w:r w:rsidR="008D49DE">
        <w:t xml:space="preserve"> predict variation in density for multiple locations</w:t>
      </w:r>
      <w:r>
        <w:t xml:space="preserve"> (</w:t>
      </w:r>
      <m:oMath>
        <m:r>
          <w:rPr>
            <w:rFonts w:ascii="Cambria Math" w:hAnsi="Cambria Math"/>
          </w:rPr>
          <m:t>s</m:t>
        </m:r>
      </m:oMath>
      <w:r>
        <w:t>)</w:t>
      </w:r>
      <w:r w:rsidR="008D49DE">
        <w:t xml:space="preserve"> across time</w:t>
      </w:r>
      <w:r>
        <w:t xml:space="preserve"> (</w:t>
      </w:r>
      <m:oMath>
        <m:r>
          <w:rPr>
            <w:rFonts w:ascii="Cambria Math" w:hAnsi="Cambria Math"/>
          </w:rPr>
          <m:t>t</m:t>
        </m:r>
      </m:oMath>
      <w:r>
        <w:t>)</w:t>
      </w:r>
      <w:r w:rsidR="008D49DE">
        <w:t xml:space="preserve"> and can accommodate multiple categories</w:t>
      </w:r>
      <w:r>
        <w:t xml:space="preserve"> </w:t>
      </w:r>
      <w:r w:rsidR="0010576D">
        <w:rPr>
          <w:rFonts w:eastAsiaTheme="minorEastAsia"/>
        </w:rPr>
        <w:t>facilitat</w:t>
      </w:r>
      <w:r w:rsidR="00041D23">
        <w:rPr>
          <w:rFonts w:eastAsiaTheme="minorEastAsia"/>
        </w:rPr>
        <w:t>ing</w:t>
      </w:r>
      <w:r w:rsidR="0010576D">
        <w:rPr>
          <w:rFonts w:eastAsiaTheme="minorEastAsia"/>
        </w:rPr>
        <w:t xml:space="preserve"> the inclusion of multiple species or age classes</w:t>
      </w:r>
      <w:r w:rsidR="00041D23">
        <w:rPr>
          <w:rFonts w:eastAsiaTheme="minorEastAsia"/>
        </w:rPr>
        <w:t xml:space="preserve"> (see </w:t>
      </w:r>
      <w:r w:rsidR="000E349E">
        <w:t>Thorson and Barnett, 2017</w:t>
      </w:r>
      <w:r w:rsidR="00041D23">
        <w:rPr>
          <w:rFonts w:eastAsiaTheme="minorEastAsia"/>
        </w:rPr>
        <w:t>)</w:t>
      </w:r>
      <w:r>
        <w:rPr>
          <w:rFonts w:eastAsiaTheme="minorEastAsia"/>
        </w:rPr>
        <w:t xml:space="preserve">. </w:t>
      </w:r>
      <w:r w:rsidR="006D7F7C">
        <w:rPr>
          <w:rFonts w:eastAsiaTheme="minorEastAsia"/>
        </w:rPr>
        <w:t>However</w:t>
      </w:r>
      <w:r>
        <w:rPr>
          <w:rFonts w:eastAsiaTheme="minorEastAsia"/>
        </w:rPr>
        <w:t>,</w:t>
      </w:r>
      <w:r w:rsidR="006D7F7C" w:rsidDel="006D7F7C">
        <w:t xml:space="preserve"> </w:t>
      </w:r>
      <w:r w:rsidR="008D49DE">
        <w:t xml:space="preserve">we </w:t>
      </w:r>
      <w:r w:rsidR="006D7F7C">
        <w:t xml:space="preserve">considered only </w:t>
      </w:r>
      <w:r w:rsidR="008D49DE">
        <w:t xml:space="preserve">a single category for all age groups and fit the model to data </w:t>
      </w:r>
      <w:r w:rsidR="006D7F7C">
        <w:t xml:space="preserve">for </w:t>
      </w:r>
      <w:r w:rsidR="008D49DE">
        <w:t xml:space="preserve">just one species. </w:t>
      </w:r>
      <w:r w:rsidR="00B01F10">
        <w:t>Year-specific indices of abundance can then be calculated by weighting e</w:t>
      </w:r>
      <w:r w:rsidR="008D49DE">
        <w:t xml:space="preserve">stimated densities by the area of the spatial domain. </w:t>
      </w:r>
    </w:p>
    <w:p w14:paraId="4FA8BB88" w14:textId="77777777" w:rsidR="006267B6" w:rsidRDefault="00A151E8" w:rsidP="00A151E8">
      <w:pPr>
        <w:ind w:firstLine="360"/>
      </w:pPr>
      <w:r>
        <w:t>The approach utilized by VAST accommodates zero observations and is often referred to as a delta</w:t>
      </w:r>
      <w:r w:rsidR="001D4ABF">
        <w:t>-</w:t>
      </w:r>
      <w:r>
        <w:t xml:space="preserve"> or hurdle</w:t>
      </w:r>
      <w:r w:rsidR="001D4ABF">
        <w:t>-</w:t>
      </w:r>
      <w:r>
        <w:t xml:space="preserve">model (Martin et al., 2005). </w:t>
      </w:r>
      <w:r w:rsidR="00B01F10">
        <w:t xml:space="preserve">The probability </w:t>
      </w:r>
      <w:r w:rsidR="00843D2C">
        <w:t xml:space="preserve">distribution </w:t>
      </w:r>
      <w:r w:rsidR="00B01F10">
        <w:t xml:space="preserve">for each </w:t>
      </w:r>
      <w:r w:rsidR="00843D2C">
        <w:t>catch-rate data</w:t>
      </w:r>
      <w:r w:rsidR="002A0867">
        <w:t xml:space="preserve"> point</w:t>
      </w:r>
      <w:r w:rsidR="00962A32">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962A32">
        <w:t>)</w:t>
      </w:r>
      <w:r w:rsidR="00843D2C">
        <w:t xml:space="preserve"> </w:t>
      </w:r>
      <w:r w:rsidR="001D4ABF">
        <w:t>is</w:t>
      </w:r>
      <w:r w:rsidR="00843D2C">
        <w:t xml:space="preserve"> decomposed into two components</w:t>
      </w:r>
      <w:r w:rsidR="002A0867">
        <w:t>,</w:t>
      </w:r>
      <w:r w:rsidR="00843D2C">
        <w:t xml:space="preserve"> the probability of encounter</w:t>
      </w:r>
      <w:proofErr w:type="gramStart"/>
      <w:r w:rsidR="00843D2C">
        <w:t xml:space="preserve">, </w:t>
      </w:r>
      <w:proofErr w:type="gramEnd"/>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843D2C">
        <w:t>, and the expected catch rate</w:t>
      </w:r>
      <w:r w:rsidR="002A0867">
        <w:t xml:space="preserve"> </w:t>
      </w:r>
      <w:r w:rsidR="00843D2C">
        <w:t xml:space="preserve">given the species </w:t>
      </w:r>
      <w:r w:rsidR="001D4ABF">
        <w:t>is</w:t>
      </w:r>
      <w:r w:rsidR="00843D2C">
        <w:t xml:space="preserve"> encountered</w:t>
      </w:r>
      <w:r w:rsidR="002A0867">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2A0867">
        <w:t xml:space="preserve">, </w:t>
      </w:r>
      <w:r w:rsidR="001D4ABF">
        <w:t>at</w:t>
      </w:r>
      <w:r w:rsidR="002A0867">
        <w:t xml:space="preserve"> location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2A0867">
        <w:rPr>
          <w:rFonts w:eastAsiaTheme="minorEastAsia"/>
        </w:rPr>
        <w:t xml:space="preserve"> and year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2A0867">
        <w:rPr>
          <w:rFonts w:eastAsiaTheme="minorEastAsia"/>
        </w:rPr>
        <w:t xml:space="preserve"> of the </w:t>
      </w:r>
      <m:oMath>
        <m:r>
          <w:rPr>
            <w:rFonts w:ascii="Cambria Math" w:eastAsiaTheme="minorEastAsia" w:hAnsi="Cambria Math"/>
          </w:rPr>
          <m:t>i</m:t>
        </m:r>
      </m:oMath>
      <w:r w:rsidR="002A0867" w:rsidRPr="002A0867">
        <w:rPr>
          <w:rFonts w:eastAsiaTheme="minorEastAsia"/>
          <w:vertAlign w:val="superscript"/>
        </w:rPr>
        <w:t>th</w:t>
      </w:r>
      <w:r w:rsidR="002A0867">
        <w:rPr>
          <w:rFonts w:eastAsiaTheme="minorEastAsia"/>
        </w:rPr>
        <w:t xml:space="preserve"> sample</w:t>
      </w:r>
      <w:r w:rsidR="00843D2C">
        <w:t xml:space="preserve">. </w:t>
      </w:r>
    </w:p>
    <w:p w14:paraId="59800BCE" w14:textId="7F907DEE" w:rsidR="00CD41A3" w:rsidRPr="00CD41A3" w:rsidRDefault="00962A32" w:rsidP="00A151E8">
      <w:pPr>
        <w:ind w:firstLine="360"/>
        <w:rPr>
          <w:rFonts w:eastAsia="Times New Roman" w:cs="Times New Roman"/>
          <w:szCs w:val="24"/>
        </w:rPr>
      </w:pPr>
      <w:r>
        <w:t>The p</w:t>
      </w:r>
      <w:r w:rsidR="00A151E8">
        <w:rPr>
          <w:rFonts w:eastAsia="Times New Roman" w:cs="Times New Roman"/>
          <w:szCs w:val="24"/>
        </w:rPr>
        <w:t>robability of encounter</w:t>
      </w:r>
      <w:r w:rsidR="001D4ABF">
        <w:rPr>
          <w:rFonts w:eastAsia="Times New Roman" w:cs="Times New Roman"/>
          <w:szCs w:val="24"/>
        </w:rPr>
        <w:t>, the first model component,</w:t>
      </w:r>
      <w:r w:rsidR="00A151E8">
        <w:rPr>
          <w:rFonts w:eastAsia="Times New Roman" w:cs="Times New Roman"/>
          <w:szCs w:val="24"/>
        </w:rPr>
        <w:t xml:space="preserve"> </w:t>
      </w:r>
    </w:p>
    <w:p w14:paraId="2051C816" w14:textId="05FDC6A6" w:rsidR="00CD41A3" w:rsidRPr="00CD41A3" w:rsidRDefault="00594237" w:rsidP="006B3BCE">
      <w:pPr>
        <w:spacing w:before="120" w:after="120"/>
        <w:rPr>
          <w:rFonts w:eastAsiaTheme="minorEastAsia" w:cs="Times New Roman"/>
          <w:iCs/>
          <w:szCs w:val="24"/>
        </w:rPr>
      </w:pPr>
      <m:oMath>
        <m:sSub>
          <m:sSubPr>
            <m:ctrlPr>
              <w:rPr>
                <w:rFonts w:ascii="Cambria Math" w:eastAsia="Times New Roman" w:hAnsi="Cambria Math" w:cs="Times New Roman"/>
                <w:i/>
                <w:sz w:val="22"/>
              </w:rPr>
            </m:ctrlPr>
          </m:sSubPr>
          <m:e>
            <m:r>
              <w:rPr>
                <w:rFonts w:ascii="Cambria Math" w:eastAsia="Times New Roman" w:hAnsi="Cambria Math" w:cs="Times New Roman"/>
                <w:szCs w:val="24"/>
              </w:rPr>
              <m:t>p</m:t>
            </m:r>
          </m:e>
          <m:sub>
            <m:r>
              <w:rPr>
                <w:rFonts w:ascii="Cambria Math" w:eastAsia="Times New Roman" w:hAnsi="Cambria Math" w:cs="Times New Roman"/>
                <w:szCs w:val="24"/>
              </w:rPr>
              <m:t>1</m:t>
            </m:r>
          </m:sub>
        </m:sSub>
        <m:d>
          <m:dPr>
            <m:ctrlPr>
              <w:rPr>
                <w:rFonts w:ascii="Cambria Math" w:eastAsia="Times New Roman" w:hAnsi="Cambria Math" w:cs="Times New Roman"/>
                <w:i/>
                <w:sz w:val="22"/>
              </w:rPr>
            </m:ctrlPr>
          </m:dPr>
          <m:e>
            <m:r>
              <w:rPr>
                <w:rFonts w:ascii="Cambria Math" w:eastAsia="Times New Roman" w:hAnsi="Cambria Math" w:cs="Times New Roman"/>
                <w:szCs w:val="24"/>
              </w:rPr>
              <m:t>i</m:t>
            </m:r>
          </m:e>
        </m:d>
        <m:r>
          <w:rPr>
            <w:rFonts w:ascii="Cambria Math" w:eastAsia="Times New Roman" w:hAnsi="Cambria Math" w:cs="Times New Roman"/>
            <w:szCs w:val="24"/>
          </w:rPr>
          <m:t>=</m:t>
        </m:r>
        <m:sSub>
          <m:sSubPr>
            <m:ctrlPr>
              <w:rPr>
                <w:rFonts w:ascii="Cambria Math" w:eastAsia="Times New Roman" w:hAnsi="Cambria Math" w:cs="Times New Roman"/>
                <w:i/>
                <w:sz w:val="22"/>
              </w:rPr>
            </m:ctrlPr>
          </m:sSubPr>
          <m:e>
            <m:r>
              <w:rPr>
                <w:rFonts w:ascii="Cambria Math" w:eastAsia="Times New Roman" w:hAnsi="Cambria Math" w:cs="Times New Roman"/>
                <w:szCs w:val="24"/>
              </w:rPr>
              <m:t>β</m:t>
            </m:r>
          </m:e>
          <m:sub>
            <m:r>
              <w:rPr>
                <w:rFonts w:ascii="Cambria Math" w:eastAsia="Times New Roman" w:hAnsi="Cambria Math" w:cs="Times New Roman"/>
                <w:szCs w:val="24"/>
              </w:rPr>
              <m:t>1</m:t>
            </m:r>
          </m:sub>
        </m:sSub>
        <m:d>
          <m:dPr>
            <m:ctrlPr>
              <w:rPr>
                <w:rFonts w:ascii="Cambria Math" w:eastAsia="Times New Roman" w:hAnsi="Cambria Math" w:cs="Times New Roman"/>
                <w:i/>
                <w:sz w:val="22"/>
              </w:rPr>
            </m:ctrlPr>
          </m:dPr>
          <m:e>
            <m:sSub>
              <m:sSubPr>
                <m:ctrlPr>
                  <w:rPr>
                    <w:rFonts w:ascii="Cambria Math" w:eastAsia="Times New Roman" w:hAnsi="Cambria Math" w:cs="Times New Roman"/>
                    <w:i/>
                    <w:sz w:val="22"/>
                  </w:rPr>
                </m:ctrlPr>
              </m:sSubPr>
              <m:e>
                <m:r>
                  <w:rPr>
                    <w:rFonts w:ascii="Cambria Math" w:eastAsia="Times New Roman" w:hAnsi="Cambria Math" w:cs="Times New Roman"/>
                    <w:szCs w:val="24"/>
                  </w:rPr>
                  <m:t>t</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nary>
          <m:naryPr>
            <m:chr m:val="∑"/>
            <m:ctrlPr>
              <w:rPr>
                <w:rFonts w:ascii="Cambria Math" w:eastAsia="Times New Roman" w:hAnsi="Cambria Math" w:cs="Times New Roman"/>
                <w:i/>
                <w:sz w:val="22"/>
              </w:rPr>
            </m:ctrlPr>
          </m:naryPr>
          <m:sub>
            <m:r>
              <w:rPr>
                <w:rFonts w:ascii="Cambria Math" w:eastAsia="Times New Roman" w:hAnsi="Cambria Math" w:cs="Times New Roman"/>
                <w:szCs w:val="24"/>
                <w:lang w:val="en-US"/>
              </w:rPr>
              <m:t>p=1</m:t>
            </m:r>
          </m:sub>
          <m:sup>
            <m:sSub>
              <m:sSubPr>
                <m:ctrlPr>
                  <w:rPr>
                    <w:rFonts w:ascii="Cambria Math" w:eastAsia="Times New Roman" w:hAnsi="Cambria Math" w:cs="Times New Roman"/>
                    <w:i/>
                    <w:sz w:val="22"/>
                    <w:lang w:val="en-US"/>
                  </w:rPr>
                </m:ctrlPr>
              </m:sSubPr>
              <m:e>
                <m:r>
                  <w:rPr>
                    <w:rFonts w:ascii="Cambria Math" w:eastAsia="Times New Roman" w:hAnsi="Cambria Math" w:cs="Times New Roman"/>
                    <w:szCs w:val="24"/>
                    <w:lang w:val="en-US"/>
                  </w:rPr>
                  <m:t>n</m:t>
                </m:r>
              </m:e>
              <m:sub>
                <m:r>
                  <w:rPr>
                    <w:rFonts w:ascii="Cambria Math" w:eastAsia="Times New Roman" w:hAnsi="Cambria Math" w:cs="Times New Roman"/>
                    <w:szCs w:val="24"/>
                    <w:lang w:val="en-US"/>
                  </w:rPr>
                  <m:t>p</m:t>
                </m:r>
              </m:sub>
            </m:sSub>
          </m:sup>
          <m:e>
            <m:sSub>
              <m:sSubPr>
                <m:ctrlPr>
                  <w:rPr>
                    <w:rFonts w:ascii="Cambria Math" w:eastAsia="Times New Roman" w:hAnsi="Cambria Math" w:cs="Times New Roman"/>
                    <w:i/>
                    <w:sz w:val="22"/>
                  </w:rPr>
                </m:ctrlPr>
              </m:sSubPr>
              <m:e>
                <m:r>
                  <w:rPr>
                    <w:rFonts w:ascii="Cambria Math" w:eastAsia="Times New Roman" w:hAnsi="Cambria Math" w:cs="Times New Roman"/>
                    <w:szCs w:val="24"/>
                    <w:lang w:val="en-US"/>
                  </w:rPr>
                  <m:t>γ</m:t>
                </m:r>
              </m:e>
              <m:sub>
                <m:r>
                  <w:rPr>
                    <w:rFonts w:ascii="Cambria Math" w:eastAsia="Times New Roman" w:hAnsi="Cambria Math" w:cs="Times New Roman"/>
                    <w:szCs w:val="24"/>
                    <w:lang w:val="en-US"/>
                  </w:rPr>
                  <m:t>1</m:t>
                </m:r>
              </m:sub>
            </m:sSub>
            <m:d>
              <m:dPr>
                <m:ctrlPr>
                  <w:rPr>
                    <w:rFonts w:ascii="Cambria Math" w:eastAsia="Times New Roman" w:hAnsi="Cambria Math" w:cs="Times New Roman"/>
                    <w:i/>
                    <w:sz w:val="22"/>
                  </w:rPr>
                </m:ctrlPr>
              </m:dPr>
              <m:e>
                <m:sSub>
                  <m:sSubPr>
                    <m:ctrlPr>
                      <w:rPr>
                        <w:rFonts w:ascii="Cambria Math" w:eastAsia="Times New Roman" w:hAnsi="Cambria Math" w:cs="Times New Roman"/>
                        <w:i/>
                        <w:sz w:val="22"/>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lang w:val="en-US"/>
                      </w:rPr>
                      <m:t>i</m:t>
                    </m:r>
                  </m:sub>
                </m:sSub>
                <m:r>
                  <w:rPr>
                    <w:rFonts w:ascii="Cambria Math" w:eastAsia="Times New Roman" w:hAnsi="Cambria Math" w:cs="Times New Roman"/>
                    <w:szCs w:val="24"/>
                  </w:rPr>
                  <m:t>,p</m:t>
                </m:r>
              </m:e>
            </m:d>
            <m:r>
              <w:rPr>
                <w:rFonts w:ascii="Cambria Math" w:eastAsia="Times New Roman" w:hAnsi="Cambria Math" w:cs="Times New Roman"/>
                <w:szCs w:val="24"/>
                <w:lang w:val="en-US"/>
              </w:rPr>
              <m:t>X</m:t>
            </m:r>
            <m:d>
              <m:dPr>
                <m:ctrlPr>
                  <w:rPr>
                    <w:rFonts w:ascii="Cambria Math" w:eastAsia="Times New Roman" w:hAnsi="Cambria Math" w:cs="Times New Roman"/>
                    <w:i/>
                    <w:sz w:val="22"/>
                  </w:rPr>
                </m:ctrlPr>
              </m:dPr>
              <m:e>
                <m:sSub>
                  <m:sSubPr>
                    <m:ctrlPr>
                      <w:rPr>
                        <w:rFonts w:ascii="Cambria Math" w:eastAsia="Times New Roman" w:hAnsi="Cambria Math" w:cs="Times New Roman"/>
                        <w:i/>
                        <w:sz w:val="22"/>
                      </w:rPr>
                    </m:ctrlPr>
                  </m:sSubPr>
                  <m:e>
                    <m:r>
                      <w:rPr>
                        <w:rFonts w:ascii="Cambria Math" w:eastAsia="Times New Roman" w:hAnsi="Cambria Math" w:cs="Times New Roman"/>
                        <w:szCs w:val="24"/>
                        <w:lang w:val="en-US"/>
                      </w:rPr>
                      <m:t>s</m:t>
                    </m:r>
                  </m:e>
                  <m:sub>
                    <m:r>
                      <w:rPr>
                        <w:rFonts w:ascii="Cambria Math" w:eastAsia="Times New Roman" w:hAnsi="Cambria Math" w:cs="Times New Roman"/>
                        <w:szCs w:val="24"/>
                        <w:lang w:val="en-US"/>
                      </w:rPr>
                      <m:t>i</m:t>
                    </m:r>
                  </m:sub>
                </m:sSub>
                <m:r>
                  <w:rPr>
                    <w:rFonts w:ascii="Cambria Math" w:eastAsia="Times New Roman" w:hAnsi="Cambria Math" w:cs="Times New Roman"/>
                    <w:szCs w:val="24"/>
                    <w:lang w:val="en-US"/>
                  </w:rPr>
                  <m:t>,</m:t>
                </m:r>
                <m:sSub>
                  <m:sSubPr>
                    <m:ctrlPr>
                      <w:rPr>
                        <w:rFonts w:ascii="Cambria Math" w:eastAsia="Times New Roman" w:hAnsi="Cambria Math" w:cs="Times New Roman"/>
                        <w:i/>
                        <w:sz w:val="22"/>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lang w:val="en-US"/>
                      </w:rPr>
                      <m:t>i</m:t>
                    </m:r>
                  </m:sub>
                </m:sSub>
                <m:r>
                  <w:rPr>
                    <w:rFonts w:ascii="Cambria Math" w:eastAsia="Times New Roman" w:hAnsi="Cambria Math" w:cs="Times New Roman"/>
                    <w:szCs w:val="24"/>
                  </w:rPr>
                  <m:t>,p</m:t>
                </m:r>
              </m:e>
            </m:d>
          </m:e>
        </m:nary>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ω</m:t>
            </m:r>
          </m:e>
          <m:sub>
            <m:r>
              <w:rPr>
                <w:rFonts w:ascii="Cambria Math" w:eastAsia="Times New Roman" w:hAnsi="Cambria Math" w:cs="Times New Roman"/>
                <w:szCs w:val="24"/>
              </w:rPr>
              <m:t>1</m:t>
            </m:r>
          </m:sub>
        </m:sSub>
        <m:d>
          <m:dPr>
            <m:ctrlPr>
              <w:rPr>
                <w:rFonts w:ascii="Cambria Math" w:eastAsia="Times New Roman" w:hAnsi="Cambria Math" w:cs="Times New Roman"/>
                <w:i/>
                <w:sz w:val="22"/>
              </w:rPr>
            </m:ctrlPr>
          </m:dPr>
          <m:e>
            <m:sSub>
              <m:sSubPr>
                <m:ctrlPr>
                  <w:rPr>
                    <w:rFonts w:ascii="Cambria Math" w:eastAsia="Times New Roman" w:hAnsi="Cambria Math" w:cs="Times New Roman"/>
                    <w:i/>
                    <w:sz w:val="22"/>
                  </w:rPr>
                </m:ctrlPr>
              </m:sSubPr>
              <m:e>
                <m:r>
                  <w:rPr>
                    <w:rFonts w:ascii="Cambria Math" w:eastAsia="Times New Roman" w:hAnsi="Cambria Math" w:cs="Times New Roman"/>
                    <w:szCs w:val="24"/>
                  </w:rPr>
                  <m:t>s</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sSub>
          <m:sSubPr>
            <m:ctrlPr>
              <w:rPr>
                <w:rFonts w:ascii="Cambria Math" w:eastAsia="Times New Roman" w:hAnsi="Cambria Math" w:cs="Times New Roman"/>
                <w:i/>
                <w:sz w:val="22"/>
              </w:rPr>
            </m:ctrlPr>
          </m:sSubPr>
          <m:e>
            <m:r>
              <w:rPr>
                <w:rFonts w:ascii="Cambria Math" w:eastAsia="Times New Roman" w:hAnsi="Cambria Math" w:cs="Times New Roman"/>
                <w:szCs w:val="24"/>
              </w:rPr>
              <m:t>ε</m:t>
            </m:r>
          </m:e>
          <m:sub>
            <m:r>
              <w:rPr>
                <w:rFonts w:ascii="Cambria Math" w:eastAsia="Times New Roman" w:hAnsi="Cambria Math" w:cs="Times New Roman"/>
                <w:szCs w:val="24"/>
              </w:rPr>
              <m:t>1</m:t>
            </m:r>
          </m:sub>
        </m:sSub>
        <m:d>
          <m:dPr>
            <m:ctrlPr>
              <w:rPr>
                <w:rFonts w:ascii="Cambria Math" w:eastAsia="Times New Roman" w:hAnsi="Cambria Math" w:cs="Times New Roman"/>
                <w:i/>
                <w:sz w:val="22"/>
              </w:rPr>
            </m:ctrlPr>
          </m:dPr>
          <m:e>
            <m:sSub>
              <m:sSubPr>
                <m:ctrlPr>
                  <w:rPr>
                    <w:rFonts w:ascii="Cambria Math" w:eastAsia="Times New Roman" w:hAnsi="Cambria Math" w:cs="Times New Roman"/>
                    <w:i/>
                    <w:sz w:val="22"/>
                  </w:rPr>
                </m:ctrlPr>
              </m:sSubPr>
              <m:e>
                <m:r>
                  <w:rPr>
                    <w:rFonts w:ascii="Cambria Math" w:eastAsia="Times New Roman" w:hAnsi="Cambria Math" w:cs="Times New Roman"/>
                    <w:szCs w:val="24"/>
                  </w:rPr>
                  <m:t>s</m:t>
                </m:r>
              </m:e>
              <m:sub>
                <m:r>
                  <w:rPr>
                    <w:rFonts w:ascii="Cambria Math" w:eastAsia="Times New Roman" w:hAnsi="Cambria Math" w:cs="Times New Roman"/>
                    <w:szCs w:val="24"/>
                  </w:rPr>
                  <m:t>i</m:t>
                </m:r>
              </m:sub>
            </m:sSub>
            <m:r>
              <w:rPr>
                <w:rFonts w:ascii="Cambria Math" w:eastAsia="Times New Roman" w:hAnsi="Cambria Math" w:cs="Times New Roman"/>
                <w:szCs w:val="24"/>
              </w:rPr>
              <m:t>,</m:t>
            </m:r>
            <m:sSub>
              <m:sSubPr>
                <m:ctrlPr>
                  <w:rPr>
                    <w:rFonts w:ascii="Cambria Math" w:eastAsia="Times New Roman" w:hAnsi="Cambria Math" w:cs="Times New Roman"/>
                    <w:i/>
                    <w:sz w:val="22"/>
                  </w:rPr>
                </m:ctrlPr>
              </m:sSubPr>
              <m:e>
                <m:r>
                  <w:rPr>
                    <w:rFonts w:ascii="Cambria Math" w:eastAsia="Times New Roman" w:hAnsi="Cambria Math" w:cs="Times New Roman"/>
                    <w:szCs w:val="24"/>
                  </w:rPr>
                  <m:t>t</m:t>
                </m:r>
              </m:e>
              <m:sub>
                <m:r>
                  <w:rPr>
                    <w:rFonts w:ascii="Cambria Math" w:eastAsia="Times New Roman" w:hAnsi="Cambria Math" w:cs="Times New Roman"/>
                    <w:szCs w:val="24"/>
                  </w:rPr>
                  <m:t>i</m:t>
                </m:r>
              </m:sub>
            </m:sSub>
          </m:e>
        </m:d>
      </m:oMath>
      <w:r w:rsidR="00962A32">
        <w:rPr>
          <w:rFonts w:eastAsiaTheme="minorEastAsia" w:cs="Times New Roman"/>
          <w:sz w:val="22"/>
        </w:rPr>
        <w:t>,</w:t>
      </w:r>
      <w:r w:rsidR="00962A32">
        <w:rPr>
          <w:rFonts w:eastAsiaTheme="minorEastAsia" w:cs="Times New Roman"/>
          <w:sz w:val="22"/>
        </w:rPr>
        <w:tab/>
      </w:r>
      <w:bookmarkStart w:id="4" w:name="Eq_1"/>
      <w:r w:rsidR="00962A32">
        <w:rPr>
          <w:rFonts w:eastAsiaTheme="minorEastAsia" w:cs="Times New Roman"/>
          <w:sz w:val="22"/>
        </w:rPr>
        <w:t xml:space="preserve">Eq. </w:t>
      </w:r>
      <w:r w:rsidR="00962A32">
        <w:rPr>
          <w:rFonts w:eastAsiaTheme="minorEastAsia" w:cs="Times New Roman"/>
          <w:sz w:val="22"/>
        </w:rPr>
        <w:fldChar w:fldCharType="begin"/>
      </w:r>
      <w:r w:rsidR="00962A32">
        <w:rPr>
          <w:rFonts w:eastAsiaTheme="minorEastAsia" w:cs="Times New Roman"/>
          <w:sz w:val="22"/>
        </w:rPr>
        <w:instrText xml:space="preserve"> SEQ Eq \* MERGEFORMAT </w:instrText>
      </w:r>
      <w:r w:rsidR="00962A32">
        <w:rPr>
          <w:rFonts w:eastAsiaTheme="minorEastAsia" w:cs="Times New Roman"/>
          <w:sz w:val="22"/>
        </w:rPr>
        <w:fldChar w:fldCharType="separate"/>
      </w:r>
      <w:r w:rsidR="00EC4DD3">
        <w:rPr>
          <w:rFonts w:eastAsiaTheme="minorEastAsia" w:cs="Times New Roman"/>
          <w:noProof/>
          <w:sz w:val="22"/>
        </w:rPr>
        <w:t>1</w:t>
      </w:r>
      <w:r w:rsidR="00962A32">
        <w:rPr>
          <w:rFonts w:eastAsiaTheme="minorEastAsia" w:cs="Times New Roman"/>
          <w:sz w:val="22"/>
        </w:rPr>
        <w:fldChar w:fldCharType="end"/>
      </w:r>
      <w:bookmarkEnd w:id="4"/>
    </w:p>
    <w:p w14:paraId="6273D106" w14:textId="5D4176F7" w:rsidR="00E60638" w:rsidRPr="00594237" w:rsidRDefault="00594237" w:rsidP="00E60638">
      <w:pPr>
        <w:rPr>
          <w:szCs w:val="24"/>
        </w:rPr>
      </w:pPr>
      <w:proofErr w:type="gramStart"/>
      <w:r>
        <w:t>was</w:t>
      </w:r>
      <w:proofErr w:type="gramEnd"/>
      <w:r>
        <w:t xml:space="preserve"> modelled using a linear relationship between</w:t>
      </w:r>
      <w:r w:rsidR="00CD41A3" w:rsidRPr="00594237">
        <w:rPr>
          <w:szCs w:val="24"/>
        </w:rPr>
        <w:t xml:space="preserve"> </w:t>
      </w:r>
      <m:oMath>
        <m:sSub>
          <m:sSubPr>
            <m:ctrlPr>
              <w:rPr>
                <w:rFonts w:ascii="Cambria Math" w:eastAsia="Times New Roman" w:hAnsi="Cambria Math"/>
                <w:i/>
                <w:szCs w:val="24"/>
              </w:rPr>
            </m:ctrlPr>
          </m:sSubPr>
          <m:e>
            <m:r>
              <w:rPr>
                <w:rFonts w:ascii="Cambria Math" w:eastAsia="Times New Roman" w:hAnsi="Cambria Math"/>
                <w:szCs w:val="24"/>
              </w:rPr>
              <m:t>p</m:t>
            </m:r>
          </m:e>
          <m:sub>
            <m:r>
              <w:rPr>
                <w:rFonts w:ascii="Cambria Math" w:eastAsia="Times New Roman" w:hAnsi="Cambria Math"/>
                <w:szCs w:val="24"/>
              </w:rPr>
              <m:t>1</m:t>
            </m:r>
          </m:sub>
        </m:sSub>
        <m:d>
          <m:dPr>
            <m:ctrlPr>
              <w:rPr>
                <w:rFonts w:ascii="Cambria Math" w:eastAsia="Times New Roman" w:hAnsi="Cambria Math"/>
                <w:i/>
                <w:szCs w:val="24"/>
              </w:rPr>
            </m:ctrlPr>
          </m:dPr>
          <m:e>
            <m:r>
              <w:rPr>
                <w:rFonts w:ascii="Cambria Math" w:eastAsia="Times New Roman" w:hAnsi="Cambria Math"/>
                <w:szCs w:val="24"/>
              </w:rPr>
              <m:t>i</m:t>
            </m:r>
          </m:e>
        </m:d>
      </m:oMath>
      <w:r>
        <w:rPr>
          <w:rFonts w:eastAsiaTheme="minorEastAsia"/>
          <w:szCs w:val="24"/>
        </w:rPr>
        <w:t>, which</w:t>
      </w:r>
      <w:r w:rsidR="00CD41A3" w:rsidRPr="00594237">
        <w:rPr>
          <w:szCs w:val="24"/>
        </w:rPr>
        <w:t xml:space="preserve"> is the predictor for observation </w:t>
      </w:r>
      <m:oMath>
        <m:r>
          <w:rPr>
            <w:rFonts w:ascii="Cambria Math" w:hAnsi="Cambria Math"/>
            <w:szCs w:val="24"/>
          </w:rPr>
          <m:t>i</m:t>
        </m:r>
      </m:oMath>
      <w:r w:rsidR="00FD2FD9" w:rsidRPr="00594237">
        <w:rPr>
          <w:rFonts w:eastAsiaTheme="minorEastAsia"/>
          <w:szCs w:val="24"/>
        </w:rPr>
        <w:t xml:space="preserve"> at location </w:t>
      </w:r>
      <m:oMath>
        <m:sSub>
          <m:sSubPr>
            <m:ctrlPr>
              <w:rPr>
                <w:rFonts w:ascii="Cambria Math" w:eastAsia="Times New Roman" w:hAnsi="Cambria Math"/>
                <w:i/>
                <w:szCs w:val="24"/>
              </w:rPr>
            </m:ctrlPr>
          </m:sSubPr>
          <m:e>
            <m:r>
              <w:rPr>
                <w:rFonts w:ascii="Cambria Math" w:eastAsia="Times New Roman" w:hAnsi="Cambria Math"/>
                <w:szCs w:val="24"/>
              </w:rPr>
              <m:t>s</m:t>
            </m:r>
          </m:e>
          <m:sub>
            <m:r>
              <w:rPr>
                <w:rFonts w:ascii="Cambria Math" w:eastAsia="Times New Roman" w:hAnsi="Cambria Math"/>
                <w:szCs w:val="24"/>
              </w:rPr>
              <m:t>i</m:t>
            </m:r>
          </m:sub>
        </m:sSub>
      </m:oMath>
      <w:r w:rsidR="00FD2FD9" w:rsidRPr="00594237">
        <w:rPr>
          <w:rFonts w:eastAsiaTheme="minorEastAsia"/>
          <w:szCs w:val="24"/>
        </w:rPr>
        <w:t xml:space="preserve"> in year </w:t>
      </w:r>
      <m:oMath>
        <m:sSub>
          <m:sSubPr>
            <m:ctrlPr>
              <w:rPr>
                <w:rFonts w:ascii="Cambria Math" w:eastAsia="Times New Roman" w:hAnsi="Cambria Math"/>
                <w:i/>
                <w:szCs w:val="24"/>
              </w:rPr>
            </m:ctrlPr>
          </m:sSubPr>
          <m:e>
            <m:r>
              <w:rPr>
                <w:rFonts w:ascii="Cambria Math" w:eastAsia="Times New Roman" w:hAnsi="Cambria Math"/>
                <w:szCs w:val="24"/>
              </w:rPr>
              <m:t>t</m:t>
            </m:r>
          </m:e>
          <m:sub>
            <m:r>
              <w:rPr>
                <w:rFonts w:ascii="Cambria Math" w:eastAsia="Times New Roman" w:hAnsi="Cambria Math"/>
                <w:szCs w:val="24"/>
              </w:rPr>
              <m:t>i</m:t>
            </m:r>
          </m:sub>
        </m:sSub>
      </m:oMath>
      <w:r>
        <w:rPr>
          <w:rFonts w:eastAsiaTheme="minorEastAsia"/>
          <w:szCs w:val="24"/>
        </w:rPr>
        <w:t>, and a year-</w:t>
      </w:r>
      <w:r w:rsidRPr="00594237">
        <w:rPr>
          <w:rFonts w:eastAsiaTheme="minorEastAsia"/>
          <w:szCs w:val="24"/>
        </w:rPr>
        <w:t xml:space="preserve">specific intercept, </w:t>
      </w:r>
      <m:oMath>
        <m:sSub>
          <m:sSubPr>
            <m:ctrlPr>
              <w:rPr>
                <w:rFonts w:ascii="Cambria Math" w:eastAsia="Times New Roman" w:hAnsi="Cambria Math"/>
                <w:i/>
                <w:szCs w:val="24"/>
              </w:rPr>
            </m:ctrlPr>
          </m:sSubPr>
          <m:e>
            <m:r>
              <w:rPr>
                <w:rFonts w:ascii="Cambria Math" w:eastAsia="Times New Roman" w:hAnsi="Cambria Math"/>
                <w:szCs w:val="24"/>
              </w:rPr>
              <m:t>β</m:t>
            </m:r>
          </m:e>
          <m:sub>
            <m:r>
              <w:rPr>
                <w:rFonts w:ascii="Cambria Math" w:eastAsia="Times New Roman" w:hAnsi="Cambria Math"/>
                <w:szCs w:val="24"/>
              </w:rPr>
              <m:t>1</m:t>
            </m:r>
          </m:sub>
        </m:sSub>
        <m:d>
          <m:dPr>
            <m:ctrlPr>
              <w:rPr>
                <w:rFonts w:ascii="Cambria Math" w:eastAsia="Times New Roman" w:hAnsi="Cambria Math"/>
                <w:i/>
                <w:szCs w:val="24"/>
              </w:rPr>
            </m:ctrlPr>
          </m:dPr>
          <m:e>
            <m:sSub>
              <m:sSubPr>
                <m:ctrlPr>
                  <w:rPr>
                    <w:rFonts w:ascii="Cambria Math" w:eastAsia="Times New Roman" w:hAnsi="Cambria Math"/>
                    <w:i/>
                    <w:szCs w:val="24"/>
                  </w:rPr>
                </m:ctrlPr>
              </m:sSubPr>
              <m:e>
                <m:r>
                  <w:rPr>
                    <w:rFonts w:ascii="Cambria Math" w:eastAsia="Times New Roman" w:hAnsi="Cambria Math"/>
                    <w:szCs w:val="24"/>
                  </w:rPr>
                  <m:t>t</m:t>
                </m:r>
              </m:e>
              <m:sub>
                <m:r>
                  <w:rPr>
                    <w:rFonts w:ascii="Cambria Math" w:eastAsia="Times New Roman" w:hAnsi="Cambria Math"/>
                    <w:szCs w:val="24"/>
                  </w:rPr>
                  <m:t>i</m:t>
                </m:r>
              </m:sub>
            </m:sSub>
          </m:e>
        </m:d>
      </m:oMath>
      <w:r w:rsidR="00FD2FD9" w:rsidRPr="00594237">
        <w:rPr>
          <w:rFonts w:eastAsiaTheme="minorEastAsia"/>
          <w:szCs w:val="24"/>
        </w:rPr>
        <w:t xml:space="preserve">, </w:t>
      </w:r>
      <w:r w:rsidRPr="00594237">
        <w:rPr>
          <w:rFonts w:eastAsiaTheme="minorEastAsia"/>
          <w:szCs w:val="24"/>
        </w:rPr>
        <w:t xml:space="preserve">and </w:t>
      </w:r>
      <w:r w:rsidR="00AE491A">
        <w:rPr>
          <w:rFonts w:eastAsiaTheme="minorEastAsia"/>
          <w:szCs w:val="24"/>
        </w:rPr>
        <w:t xml:space="preserve">covariates. </w:t>
      </w:r>
      <w:r w:rsidR="000E349E" w:rsidRPr="00594237">
        <w:rPr>
          <w:szCs w:val="24"/>
          <w:lang w:val="en-US"/>
        </w:rPr>
        <w:t>Habitat</w:t>
      </w:r>
      <w:r w:rsidR="00E60638" w:rsidRPr="00594237">
        <w:rPr>
          <w:szCs w:val="24"/>
          <w:lang w:val="en-US"/>
        </w:rPr>
        <w:t xml:space="preserve"> covariates</w:t>
      </w:r>
      <w:proofErr w:type="gramStart"/>
      <w:r w:rsidR="00E60638" w:rsidRPr="00594237">
        <w:rPr>
          <w:szCs w:val="24"/>
          <w:lang w:val="en-US"/>
        </w:rPr>
        <w:t xml:space="preserve">, </w:t>
      </w:r>
      <w:proofErr w:type="gramEnd"/>
      <m:oMath>
        <m:r>
          <w:rPr>
            <w:rFonts w:ascii="Cambria Math" w:eastAsia="Times New Roman" w:hAnsi="Cambria Math"/>
            <w:szCs w:val="24"/>
            <w:lang w:val="en-US"/>
          </w:rPr>
          <m:t>X</m:t>
        </m:r>
        <m:d>
          <m:dPr>
            <m:ctrlPr>
              <w:rPr>
                <w:rFonts w:ascii="Cambria Math" w:eastAsia="Times New Roman" w:hAnsi="Cambria Math"/>
                <w:i/>
                <w:szCs w:val="24"/>
              </w:rPr>
            </m:ctrlPr>
          </m:dPr>
          <m:e>
            <m:sSub>
              <m:sSubPr>
                <m:ctrlPr>
                  <w:rPr>
                    <w:rFonts w:ascii="Cambria Math" w:eastAsia="Times New Roman" w:hAnsi="Cambria Math"/>
                    <w:i/>
                    <w:szCs w:val="24"/>
                  </w:rPr>
                </m:ctrlPr>
              </m:sSubPr>
              <m:e>
                <m:r>
                  <w:rPr>
                    <w:rFonts w:ascii="Cambria Math" w:eastAsia="Times New Roman" w:hAnsi="Cambria Math"/>
                    <w:szCs w:val="24"/>
                    <w:lang w:val="en-US"/>
                  </w:rPr>
                  <m:t>x</m:t>
                </m:r>
              </m:e>
              <m:sub>
                <m:r>
                  <w:rPr>
                    <w:rFonts w:ascii="Cambria Math" w:eastAsia="Times New Roman" w:hAnsi="Cambria Math"/>
                    <w:szCs w:val="24"/>
                    <w:lang w:val="en-US"/>
                  </w:rPr>
                  <m:t>i</m:t>
                </m:r>
              </m:sub>
            </m:sSub>
            <m:r>
              <w:rPr>
                <w:rFonts w:ascii="Cambria Math" w:eastAsia="Times New Roman" w:hAnsi="Cambria Math"/>
                <w:szCs w:val="24"/>
                <w:lang w:val="en-US"/>
              </w:rPr>
              <m:t>,</m:t>
            </m:r>
            <m:sSub>
              <m:sSubPr>
                <m:ctrlPr>
                  <w:rPr>
                    <w:rFonts w:ascii="Cambria Math" w:eastAsia="Times New Roman" w:hAnsi="Cambria Math"/>
                    <w:i/>
                    <w:szCs w:val="24"/>
                  </w:rPr>
                </m:ctrlPr>
              </m:sSubPr>
              <m:e>
                <m:r>
                  <w:rPr>
                    <w:rFonts w:ascii="Cambria Math" w:eastAsia="Times New Roman" w:hAnsi="Cambria Math"/>
                    <w:szCs w:val="24"/>
                    <w:lang w:val="en-US"/>
                  </w:rPr>
                  <m:t>t</m:t>
                </m:r>
              </m:e>
              <m:sub>
                <m:r>
                  <w:rPr>
                    <w:rFonts w:ascii="Cambria Math" w:eastAsia="Times New Roman" w:hAnsi="Cambria Math"/>
                    <w:szCs w:val="24"/>
                    <w:lang w:val="en-US"/>
                  </w:rPr>
                  <m:t>i</m:t>
                </m:r>
              </m:sub>
            </m:sSub>
            <m:r>
              <w:rPr>
                <w:rFonts w:ascii="Cambria Math" w:eastAsia="Times New Roman" w:hAnsi="Cambria Math"/>
                <w:szCs w:val="24"/>
              </w:rPr>
              <m:t>,p</m:t>
            </m:r>
          </m:e>
        </m:d>
      </m:oMath>
      <w:r w:rsidR="00E60638" w:rsidRPr="00594237">
        <w:rPr>
          <w:rFonts w:eastAsiaTheme="minorEastAsia"/>
          <w:szCs w:val="24"/>
        </w:rPr>
        <w:t>, can be included as a</w:t>
      </w:r>
      <w:r w:rsidR="00E60638" w:rsidRPr="00594237">
        <w:rPr>
          <w:szCs w:val="24"/>
        </w:rPr>
        <w:t xml:space="preserve">n array of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p</m:t>
            </m:r>
          </m:sub>
        </m:sSub>
      </m:oMath>
      <w:r w:rsidR="00E60638" w:rsidRPr="00594237">
        <w:rPr>
          <w:szCs w:val="24"/>
        </w:rPr>
        <w:t xml:space="preserve"> </w:t>
      </w:r>
      <w:r w:rsidR="000E349E" w:rsidRPr="00594237">
        <w:rPr>
          <w:szCs w:val="24"/>
        </w:rPr>
        <w:t xml:space="preserve">covariates </w:t>
      </w:r>
      <w:r w:rsidR="00E60638" w:rsidRPr="00594237">
        <w:rPr>
          <w:szCs w:val="24"/>
        </w:rPr>
        <w:t xml:space="preserve">that explain variation in density for time </w:t>
      </w:r>
      <w:r w:rsidR="00E60638" w:rsidRPr="00594237">
        <w:rPr>
          <w:i/>
          <w:szCs w:val="24"/>
        </w:rPr>
        <w:t>t</w:t>
      </w:r>
      <w:r w:rsidR="00E60638" w:rsidRPr="00594237">
        <w:rPr>
          <w:szCs w:val="24"/>
        </w:rPr>
        <w:t xml:space="preserve"> and </w:t>
      </w:r>
      <w:r w:rsidR="000E349E" w:rsidRPr="00594237">
        <w:rPr>
          <w:szCs w:val="24"/>
        </w:rPr>
        <w:t>location</w:t>
      </w:r>
      <w:r w:rsidR="00E60638" w:rsidRPr="00594237">
        <w:rPr>
          <w:szCs w:val="24"/>
        </w:rPr>
        <w:t xml:space="preserve"> </w:t>
      </w:r>
      <w:r w:rsidR="000E349E" w:rsidRPr="00594237">
        <w:rPr>
          <w:i/>
          <w:szCs w:val="24"/>
        </w:rPr>
        <w:t>s</w:t>
      </w:r>
      <w:r w:rsidR="00E60638" w:rsidRPr="00594237">
        <w:rPr>
          <w:szCs w:val="24"/>
        </w:rPr>
        <w:t xml:space="preserve">, making </w:t>
      </w:r>
      <m:oMath>
        <m:sSub>
          <m:sSubPr>
            <m:ctrlPr>
              <w:rPr>
                <w:rFonts w:ascii="Cambria Math" w:eastAsia="Times New Roman" w:hAnsi="Cambria Math"/>
                <w:i/>
                <w:szCs w:val="24"/>
              </w:rPr>
            </m:ctrlPr>
          </m:sSubPr>
          <m:e>
            <m:r>
              <w:rPr>
                <w:rFonts w:ascii="Cambria Math" w:eastAsia="Times New Roman" w:hAnsi="Cambria Math"/>
                <w:szCs w:val="24"/>
                <w:lang w:val="en-US"/>
              </w:rPr>
              <m:t>γ</m:t>
            </m:r>
          </m:e>
          <m:sub>
            <m:r>
              <w:rPr>
                <w:rFonts w:ascii="Cambria Math" w:eastAsia="Times New Roman" w:hAnsi="Cambria Math"/>
                <w:szCs w:val="24"/>
                <w:lang w:val="en-US"/>
              </w:rPr>
              <m:t>1</m:t>
            </m:r>
          </m:sub>
        </m:sSub>
        <m:d>
          <m:dPr>
            <m:ctrlPr>
              <w:rPr>
                <w:rFonts w:ascii="Cambria Math" w:eastAsia="Times New Roman" w:hAnsi="Cambria Math"/>
                <w:i/>
                <w:szCs w:val="24"/>
              </w:rPr>
            </m:ctrlPr>
          </m:dPr>
          <m:e>
            <m:sSub>
              <m:sSubPr>
                <m:ctrlPr>
                  <w:rPr>
                    <w:rFonts w:ascii="Cambria Math" w:eastAsia="Times New Roman" w:hAnsi="Cambria Math"/>
                    <w:i/>
                    <w:szCs w:val="24"/>
                  </w:rPr>
                </m:ctrlPr>
              </m:sSubPr>
              <m:e>
                <m:r>
                  <w:rPr>
                    <w:rFonts w:ascii="Cambria Math" w:eastAsia="Times New Roman" w:hAnsi="Cambria Math"/>
                    <w:szCs w:val="24"/>
                    <w:lang w:val="en-US"/>
                  </w:rPr>
                  <m:t>t</m:t>
                </m:r>
              </m:e>
              <m:sub>
                <m:r>
                  <w:rPr>
                    <w:rFonts w:ascii="Cambria Math" w:eastAsia="Times New Roman" w:hAnsi="Cambria Math"/>
                    <w:szCs w:val="24"/>
                    <w:lang w:val="en-US"/>
                  </w:rPr>
                  <m:t>i</m:t>
                </m:r>
              </m:sub>
            </m:sSub>
            <m:r>
              <w:rPr>
                <w:rFonts w:ascii="Cambria Math" w:eastAsia="Times New Roman" w:hAnsi="Cambria Math"/>
                <w:szCs w:val="24"/>
              </w:rPr>
              <m:t>,p</m:t>
            </m:r>
          </m:e>
        </m:d>
      </m:oMath>
      <w:r w:rsidR="00E60638" w:rsidRPr="00594237">
        <w:rPr>
          <w:szCs w:val="24"/>
        </w:rPr>
        <w:t xml:space="preserve"> the estimated impact of </w:t>
      </w:r>
      <w:r w:rsidR="000E349E" w:rsidRPr="00594237">
        <w:rPr>
          <w:szCs w:val="24"/>
        </w:rPr>
        <w:t>density covariates</w:t>
      </w:r>
      <w:r w:rsidR="00E60638" w:rsidRPr="00594237">
        <w:rPr>
          <w:szCs w:val="24"/>
        </w:rPr>
        <w:t>.</w:t>
      </w:r>
      <w:r w:rsidR="00AE491A">
        <w:rPr>
          <w:szCs w:val="24"/>
        </w:rPr>
        <w:t xml:space="preserve"> Here, we investigated the use of a single covariate, depth, and thus</w:t>
      </w:r>
      <w:proofErr w:type="gramStart"/>
      <w:r w:rsidR="00AE491A">
        <w:rPr>
          <w:szCs w:val="24"/>
        </w:rPr>
        <w:t xml:space="preserve">, </w:t>
      </w:r>
      <w:proofErr w:type="gramEnd"/>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p</m:t>
            </m:r>
          </m:sub>
        </m:sSub>
        <m:r>
          <w:rPr>
            <w:rFonts w:ascii="Cambria Math" w:hAnsi="Cambria Math"/>
            <w:szCs w:val="24"/>
          </w:rPr>
          <m:t>=1</m:t>
        </m:r>
      </m:oMath>
      <w:r w:rsidR="00AE491A">
        <w:rPr>
          <w:szCs w:val="24"/>
        </w:rPr>
        <w:t>.</w:t>
      </w:r>
    </w:p>
    <w:p w14:paraId="555EBBAF" w14:textId="225999F3" w:rsidR="00D61C10" w:rsidRPr="006B3BCE" w:rsidRDefault="00C608D5" w:rsidP="00E60638">
      <w:pPr>
        <w:ind w:firstLine="360"/>
        <w:rPr>
          <w:rFonts w:eastAsiaTheme="minorEastAsia"/>
        </w:rPr>
      </w:pPr>
      <w:r w:rsidRPr="00594237">
        <w:rPr>
          <w:szCs w:val="24"/>
        </w:rPr>
        <w:t>Spatial</w:t>
      </w:r>
      <w:r w:rsidR="00161D93" w:rsidRPr="00594237">
        <w:rPr>
          <w:szCs w:val="24"/>
        </w:rPr>
        <w:t xml:space="preserve">, </w:t>
      </w:r>
      <m:oMath>
        <m:sSub>
          <m:sSubPr>
            <m:ctrlPr>
              <w:rPr>
                <w:rFonts w:ascii="Cambria Math" w:eastAsia="Times New Roman" w:hAnsi="Cambria Math"/>
                <w:i/>
                <w:szCs w:val="24"/>
              </w:rPr>
            </m:ctrlPr>
          </m:sSubPr>
          <m:e>
            <m:r>
              <w:rPr>
                <w:rFonts w:ascii="Cambria Math" w:eastAsia="Times New Roman" w:hAnsi="Cambria Math"/>
                <w:szCs w:val="24"/>
              </w:rPr>
              <m:t>ω</m:t>
            </m:r>
          </m:e>
          <m:sub>
            <m:r>
              <w:rPr>
                <w:rFonts w:ascii="Cambria Math" w:eastAsia="Times New Roman" w:hAnsi="Cambria Math"/>
                <w:szCs w:val="24"/>
              </w:rPr>
              <m:t>1</m:t>
            </m:r>
          </m:sub>
        </m:sSub>
        <m:d>
          <m:dPr>
            <m:ctrlPr>
              <w:rPr>
                <w:rFonts w:ascii="Cambria Math" w:eastAsia="Times New Roman" w:hAnsi="Cambria Math"/>
                <w:i/>
                <w:szCs w:val="24"/>
              </w:rPr>
            </m:ctrlPr>
          </m:dPr>
          <m:e>
            <m:sSub>
              <m:sSubPr>
                <m:ctrlPr>
                  <w:rPr>
                    <w:rFonts w:ascii="Cambria Math" w:eastAsia="Times New Roman" w:hAnsi="Cambria Math"/>
                    <w:i/>
                    <w:szCs w:val="24"/>
                  </w:rPr>
                </m:ctrlPr>
              </m:sSubPr>
              <m:e>
                <m:r>
                  <w:rPr>
                    <w:rFonts w:ascii="Cambria Math" w:eastAsia="Times New Roman" w:hAnsi="Cambria Math"/>
                    <w:szCs w:val="24"/>
                  </w:rPr>
                  <m:t>s</m:t>
                </m:r>
              </m:e>
              <m:sub>
                <m:r>
                  <w:rPr>
                    <w:rFonts w:ascii="Cambria Math" w:eastAsia="Times New Roman" w:hAnsi="Cambria Math"/>
                    <w:szCs w:val="24"/>
                  </w:rPr>
                  <m:t>i</m:t>
                </m:r>
              </m:sub>
            </m:sSub>
          </m:e>
        </m:d>
      </m:oMath>
      <w:r w:rsidR="00161D93" w:rsidRPr="00594237">
        <w:rPr>
          <w:rFonts w:eastAsiaTheme="minorEastAsia"/>
          <w:szCs w:val="24"/>
        </w:rPr>
        <w:t>,</w:t>
      </w:r>
      <w:r w:rsidRPr="00594237">
        <w:rPr>
          <w:szCs w:val="24"/>
        </w:rPr>
        <w:t xml:space="preserve"> and spatiotemporal</w:t>
      </w:r>
      <w:r w:rsidR="00161D93" w:rsidRPr="00594237">
        <w:rPr>
          <w:szCs w:val="24"/>
        </w:rPr>
        <w:t xml:space="preserve">, </w:t>
      </w:r>
      <m:oMath>
        <m:sSub>
          <m:sSubPr>
            <m:ctrlPr>
              <w:rPr>
                <w:rFonts w:ascii="Cambria Math" w:eastAsia="Times New Roman" w:hAnsi="Cambria Math"/>
                <w:i/>
                <w:sz w:val="22"/>
              </w:rPr>
            </m:ctrlPr>
          </m:sSubPr>
          <m:e>
            <m:r>
              <w:rPr>
                <w:rFonts w:ascii="Cambria Math" w:eastAsia="Times New Roman" w:hAnsi="Cambria Math"/>
              </w:rPr>
              <m:t>ε</m:t>
            </m:r>
          </m:e>
          <m:sub>
            <m:r>
              <w:rPr>
                <w:rFonts w:ascii="Cambria Math" w:eastAsia="Times New Roman" w:hAnsi="Cambria Math"/>
              </w:rPr>
              <m:t>1</m:t>
            </m:r>
          </m:sub>
        </m:sSub>
        <m:d>
          <m:dPr>
            <m:ctrlPr>
              <w:rPr>
                <w:rFonts w:ascii="Cambria Math" w:eastAsia="Times New Roman" w:hAnsi="Cambria Math"/>
                <w:i/>
                <w:sz w:val="22"/>
              </w:rPr>
            </m:ctrlPr>
          </m:dPr>
          <m:e>
            <m:sSub>
              <m:sSubPr>
                <m:ctrlPr>
                  <w:rPr>
                    <w:rFonts w:ascii="Cambria Math" w:eastAsia="Times New Roman" w:hAnsi="Cambria Math"/>
                    <w:i/>
                    <w:sz w:val="22"/>
                  </w:rPr>
                </m:ctrlPr>
              </m:sSubPr>
              <m:e>
                <m:r>
                  <w:rPr>
                    <w:rFonts w:ascii="Cambria Math" w:eastAsia="Times New Roman" w:hAnsi="Cambria Math"/>
                  </w:rPr>
                  <m:t>s</m:t>
                </m:r>
              </m:e>
              <m:sub>
                <m:r>
                  <w:rPr>
                    <w:rFonts w:ascii="Cambria Math" w:eastAsia="Times New Roman" w:hAnsi="Cambria Math"/>
                  </w:rPr>
                  <m:t>i</m:t>
                </m:r>
              </m:sub>
            </m:sSub>
            <m:r>
              <w:rPr>
                <w:rFonts w:ascii="Cambria Math" w:eastAsia="Times New Roman" w:hAnsi="Cambria Math"/>
              </w:rPr>
              <m:t>,</m:t>
            </m:r>
            <m:sSub>
              <m:sSubPr>
                <m:ctrlPr>
                  <w:rPr>
                    <w:rFonts w:ascii="Cambria Math" w:eastAsia="Times New Roman" w:hAnsi="Cambria Math"/>
                    <w:i/>
                    <w:sz w:val="22"/>
                  </w:rPr>
                </m:ctrlPr>
              </m:sSubPr>
              <m:e>
                <m:r>
                  <w:rPr>
                    <w:rFonts w:ascii="Cambria Math" w:eastAsia="Times New Roman" w:hAnsi="Cambria Math"/>
                  </w:rPr>
                  <m:t>t</m:t>
                </m:r>
              </m:e>
              <m:sub>
                <m:r>
                  <w:rPr>
                    <w:rFonts w:ascii="Cambria Math" w:eastAsia="Times New Roman" w:hAnsi="Cambria Math"/>
                  </w:rPr>
                  <m:t>i</m:t>
                </m:r>
              </m:sub>
            </m:sSub>
          </m:e>
        </m:d>
      </m:oMath>
      <w:r w:rsidR="00161D93">
        <w:t>,</w:t>
      </w:r>
      <w:r>
        <w:t xml:space="preserve"> variation </w:t>
      </w:r>
      <w:r w:rsidR="00161D93">
        <w:t xml:space="preserve">at </w:t>
      </w:r>
      <w:r w:rsidR="00161D93" w:rsidRPr="00CD41A3">
        <w:t xml:space="preserve">location </w:t>
      </w:r>
      <m:oMath>
        <m:sSub>
          <m:sSubPr>
            <m:ctrlPr>
              <w:rPr>
                <w:rFonts w:ascii="Cambria Math" w:hAnsi="Cambria Math"/>
                <w:i/>
                <w:sz w:val="22"/>
              </w:rPr>
            </m:ctrlPr>
          </m:sSubPr>
          <m:e>
            <m:r>
              <w:rPr>
                <w:rFonts w:ascii="Cambria Math" w:hAnsi="Cambria Math"/>
              </w:rPr>
              <m:t>s</m:t>
            </m:r>
          </m:e>
          <m:sub>
            <m:r>
              <w:rPr>
                <w:rFonts w:ascii="Cambria Math" w:hAnsi="Cambria Math"/>
              </w:rPr>
              <m:t>i</m:t>
            </m:r>
          </m:sub>
        </m:sSub>
      </m:oMath>
      <w:r w:rsidR="00161D93" w:rsidRPr="00CD41A3">
        <w:t xml:space="preserve"> </w:t>
      </w:r>
      <w:r w:rsidR="00161D93">
        <w:t>follow spatially correlated stochastic processes represented by zero-mean Gaussian random fields</w:t>
      </w:r>
      <w:r w:rsidR="006267B6">
        <w:t xml:space="preserve"> that were modelled using stochastic partial differential equations (Lindgren et al., 2011)</w:t>
      </w:r>
      <w:r w:rsidR="00161D93">
        <w:t xml:space="preserve">. </w:t>
      </w:r>
      <w:r w:rsidR="00D074B3">
        <w:t xml:space="preserve">These spatial fields facilitate the modelling of environmental and biological factors that are not directly included in the model but affect the density of the modelled species. </w:t>
      </w:r>
      <w:r w:rsidR="00D61C10">
        <w:t xml:space="preserve">The expected value, variance, and covariance at a </w:t>
      </w:r>
      <w:r w:rsidR="006267B6">
        <w:t xml:space="preserve">set of fixed </w:t>
      </w:r>
      <w:r w:rsidR="00D61C10">
        <w:t>location</w:t>
      </w:r>
      <w:r w:rsidR="006267B6">
        <w:t>s</w:t>
      </w:r>
      <w:r w:rsidR="00D61C10">
        <w:t xml:space="preserve"> (</w:t>
      </w:r>
      <m:oMath>
        <m:r>
          <m:rPr>
            <m:sty m:val="bi"/>
          </m:rPr>
          <w:rPr>
            <w:rFonts w:ascii="Cambria Math" w:eastAsia="Times New Roman" w:hAnsi="Cambria Math"/>
          </w:rPr>
          <m:t>s</m:t>
        </m:r>
        <m:r>
          <w:rPr>
            <w:rFonts w:ascii="Cambria Math" w:eastAsia="Times New Roman" w:hAnsi="Cambria Math"/>
            <w:sz w:val="22"/>
          </w:rPr>
          <m:t>=</m:t>
        </m:r>
        <m:d>
          <m:dPr>
            <m:begChr m:val="〈"/>
            <m:endChr m:val="〉"/>
            <m:ctrlPr>
              <w:rPr>
                <w:rFonts w:ascii="Cambria Math" w:eastAsia="Times New Roman" w:hAnsi="Cambria Math"/>
                <w:i/>
                <w:sz w:val="22"/>
              </w:rPr>
            </m:ctrlPr>
          </m:dPr>
          <m:e>
            <m:r>
              <m:rPr>
                <m:sty m:val="bi"/>
              </m:rPr>
              <w:rPr>
                <w:rFonts w:ascii="Cambria Math" w:eastAsia="Times New Roman" w:hAnsi="Cambria Math"/>
                <w:sz w:val="22"/>
              </w:rPr>
              <m:t>x</m:t>
            </m:r>
            <m:r>
              <w:rPr>
                <w:rFonts w:ascii="Cambria Math" w:eastAsia="Times New Roman" w:hAnsi="Cambria Math"/>
                <w:sz w:val="22"/>
              </w:rPr>
              <m:t>,</m:t>
            </m:r>
            <m:r>
              <m:rPr>
                <m:sty m:val="bi"/>
              </m:rPr>
              <w:rPr>
                <w:rFonts w:ascii="Cambria Math" w:eastAsia="Times New Roman" w:hAnsi="Cambria Math"/>
                <w:sz w:val="22"/>
              </w:rPr>
              <m:t>y</m:t>
            </m:r>
          </m:e>
        </m:d>
      </m:oMath>
      <w:r w:rsidR="00D61C10">
        <w:rPr>
          <w:rFonts w:eastAsiaTheme="minorEastAsia"/>
          <w:sz w:val="22"/>
        </w:rPr>
        <w:t xml:space="preserve">), where </w:t>
      </w:r>
      <m:oMath>
        <m:r>
          <w:rPr>
            <w:rFonts w:ascii="Cambria Math" w:eastAsia="Times New Roman" w:hAnsi="Cambria Math"/>
            <w:sz w:val="22"/>
          </w:rPr>
          <m:t>x</m:t>
        </m:r>
      </m:oMath>
      <w:r w:rsidR="00D61C10">
        <w:rPr>
          <w:rFonts w:eastAsiaTheme="minorEastAsia"/>
          <w:sz w:val="22"/>
        </w:rPr>
        <w:t xml:space="preserve"> and </w:t>
      </w:r>
      <m:oMath>
        <m:r>
          <w:rPr>
            <w:rFonts w:ascii="Cambria Math" w:eastAsia="Times New Roman" w:hAnsi="Cambria Math"/>
            <w:sz w:val="22"/>
          </w:rPr>
          <m:t>y</m:t>
        </m:r>
      </m:oMath>
      <w:r w:rsidR="00D61C10">
        <w:rPr>
          <w:rFonts w:eastAsiaTheme="minorEastAsia"/>
          <w:sz w:val="22"/>
        </w:rPr>
        <w:t xml:space="preserve"> are the easting and northing for </w:t>
      </w:r>
      <w:r w:rsidR="006267B6">
        <w:rPr>
          <w:rFonts w:eastAsiaTheme="minorEastAsia"/>
          <w:sz w:val="22"/>
        </w:rPr>
        <w:t>each</w:t>
      </w:r>
      <w:r w:rsidR="00D61C10">
        <w:rPr>
          <w:rFonts w:eastAsiaTheme="minorEastAsia"/>
          <w:sz w:val="22"/>
        </w:rPr>
        <w:t xml:space="preserve"> location, follow</w:t>
      </w:r>
      <w:r w:rsidR="00D074B3">
        <w:rPr>
          <w:rFonts w:eastAsiaTheme="minorEastAsia"/>
          <w:sz w:val="22"/>
        </w:rPr>
        <w:t>ed</w:t>
      </w:r>
      <w:r w:rsidR="00D61C10">
        <w:rPr>
          <w:rFonts w:eastAsiaTheme="minorEastAsia"/>
          <w:sz w:val="22"/>
        </w:rPr>
        <w:t xml:space="preserve"> multivariate normal (MN) distribution</w:t>
      </w:r>
      <w:r w:rsidR="00D074B3">
        <w:rPr>
          <w:rFonts w:eastAsiaTheme="minorEastAsia"/>
          <w:sz w:val="22"/>
        </w:rPr>
        <w:t>s</w:t>
      </w:r>
      <w:r w:rsidR="00D61C10">
        <w:rPr>
          <w:rFonts w:eastAsiaTheme="minorEastAsia"/>
          <w:sz w:val="22"/>
        </w:rPr>
        <w:t xml:space="preserve">, </w:t>
      </w:r>
      <m:oMath>
        <m:sSub>
          <m:sSubPr>
            <m:ctrlPr>
              <w:rPr>
                <w:rFonts w:ascii="Cambria Math" w:eastAsia="Times New Roman" w:hAnsi="Cambria Math"/>
                <w:i/>
                <w:sz w:val="22"/>
              </w:rPr>
            </m:ctrlPr>
          </m:sSubPr>
          <m:e>
            <m:r>
              <w:rPr>
                <w:rFonts w:ascii="Cambria Math" w:eastAsia="Times New Roman" w:hAnsi="Cambria Math"/>
              </w:rPr>
              <m:t>ω</m:t>
            </m:r>
          </m:e>
          <m:sub>
            <m:r>
              <w:rPr>
                <w:rFonts w:ascii="Cambria Math" w:eastAsia="Times New Roman" w:hAnsi="Cambria Math"/>
              </w:rPr>
              <m:t>1</m:t>
            </m:r>
          </m:sub>
        </m:sSub>
        <m:d>
          <m:dPr>
            <m:ctrlPr>
              <w:rPr>
                <w:rFonts w:ascii="Cambria Math" w:eastAsia="Times New Roman" w:hAnsi="Cambria Math"/>
                <w:i/>
                <w:sz w:val="22"/>
              </w:rPr>
            </m:ctrlPr>
          </m:dPr>
          <m:e>
            <m:r>
              <w:rPr>
                <w:rFonts w:ascii="Cambria Math" w:eastAsia="Times New Roman" w:hAnsi="Cambria Math"/>
              </w:rPr>
              <m:t>s</m:t>
            </m:r>
          </m:e>
        </m:d>
        <m:r>
          <w:rPr>
            <w:rFonts w:ascii="Cambria Math" w:eastAsia="Times New Roman" w:hAnsi="Cambria Math"/>
            <w:sz w:val="22"/>
          </w:rPr>
          <m:t xml:space="preserve"> ~ MN(0,</m:t>
        </m:r>
        <m:sSub>
          <m:sSubPr>
            <m:ctrlPr>
              <w:rPr>
                <w:rFonts w:ascii="Cambria Math" w:eastAsia="Times New Roman" w:hAnsi="Cambria Math"/>
              </w:rPr>
            </m:ctrlPr>
          </m:sSubPr>
          <m:e>
            <m:r>
              <m:rPr>
                <m:sty m:val="p"/>
              </m:rPr>
              <w:rPr>
                <w:rFonts w:ascii="Cambria Math" w:eastAsia="Times New Roman" w:hAnsi="Cambria Math"/>
                <w:sz w:val="22"/>
              </w:rPr>
              <m:t>Σ</m:t>
            </m:r>
          </m:e>
          <m:sub>
            <m:sSub>
              <m:sSubPr>
                <m:ctrlPr>
                  <w:rPr>
                    <w:rFonts w:ascii="Cambria Math" w:eastAsia="Times New Roman" w:hAnsi="Cambria Math"/>
                    <w:i/>
                    <w:sz w:val="22"/>
                  </w:rPr>
                </m:ctrlPr>
              </m:sSubPr>
              <m:e>
                <m:r>
                  <w:rPr>
                    <w:rFonts w:ascii="Cambria Math" w:eastAsia="Times New Roman" w:hAnsi="Cambria Math"/>
                    <w:sz w:val="22"/>
                  </w:rPr>
                  <m:t>ω</m:t>
                </m:r>
              </m:e>
              <m:sub>
                <m:r>
                  <w:rPr>
                    <w:rFonts w:ascii="Cambria Math" w:eastAsia="Times New Roman" w:hAnsi="Cambria Math"/>
                    <w:sz w:val="22"/>
                  </w:rPr>
                  <m:t>1</m:t>
                </m:r>
              </m:sub>
            </m:sSub>
          </m:sub>
        </m:sSub>
        <m:r>
          <w:rPr>
            <w:rFonts w:ascii="Cambria Math" w:eastAsiaTheme="minorEastAsia" w:hAnsi="Cambria Math"/>
            <w:sz w:val="22"/>
          </w:rPr>
          <m:t>)</m:t>
        </m:r>
      </m:oMath>
      <w:r w:rsidR="00D61C10">
        <w:rPr>
          <w:rFonts w:eastAsiaTheme="minorEastAsia"/>
          <w:sz w:val="22"/>
        </w:rPr>
        <w:t xml:space="preserve"> </w:t>
      </w:r>
      <w:proofErr w:type="gramStart"/>
      <w:r w:rsidR="00D61C10">
        <w:rPr>
          <w:rFonts w:eastAsiaTheme="minorEastAsia"/>
          <w:sz w:val="22"/>
        </w:rPr>
        <w:t xml:space="preserve">and </w:t>
      </w:r>
      <w:proofErr w:type="gramEnd"/>
      <m:oMath>
        <m:sSub>
          <m:sSubPr>
            <m:ctrlPr>
              <w:rPr>
                <w:rFonts w:ascii="Cambria Math" w:eastAsia="Times New Roman" w:hAnsi="Cambria Math"/>
                <w:i/>
                <w:sz w:val="22"/>
              </w:rPr>
            </m:ctrlPr>
          </m:sSubPr>
          <m:e>
            <m:r>
              <w:rPr>
                <w:rFonts w:ascii="Cambria Math" w:eastAsia="Times New Roman" w:hAnsi="Cambria Math" w:cs="Times New Roman"/>
                <w:szCs w:val="24"/>
              </w:rPr>
              <m:t>ε</m:t>
            </m:r>
          </m:e>
          <m:sub>
            <m:r>
              <w:rPr>
                <w:rFonts w:ascii="Cambria Math" w:eastAsia="Times New Roman" w:hAnsi="Cambria Math"/>
              </w:rPr>
              <m:t>1</m:t>
            </m:r>
          </m:sub>
        </m:sSub>
        <m:d>
          <m:dPr>
            <m:ctrlPr>
              <w:rPr>
                <w:rFonts w:ascii="Cambria Math" w:eastAsia="Times New Roman" w:hAnsi="Cambria Math"/>
                <w:i/>
                <w:sz w:val="22"/>
              </w:rPr>
            </m:ctrlPr>
          </m:dPr>
          <m:e>
            <m:r>
              <w:rPr>
                <w:rFonts w:ascii="Cambria Math" w:eastAsia="Times New Roman" w:hAnsi="Cambria Math"/>
              </w:rPr>
              <m:t>s,t</m:t>
            </m:r>
          </m:e>
        </m:d>
        <m:r>
          <w:rPr>
            <w:rFonts w:ascii="Cambria Math" w:eastAsia="Times New Roman" w:hAnsi="Cambria Math"/>
            <w:sz w:val="22"/>
          </w:rPr>
          <m:t xml:space="preserve"> ~ MN(0,</m:t>
        </m:r>
        <m:sSub>
          <m:sSubPr>
            <m:ctrlPr>
              <w:rPr>
                <w:rFonts w:ascii="Cambria Math" w:eastAsia="Times New Roman" w:hAnsi="Cambria Math"/>
              </w:rPr>
            </m:ctrlPr>
          </m:sSubPr>
          <m:e>
            <m:r>
              <m:rPr>
                <m:sty m:val="p"/>
              </m:rPr>
              <w:rPr>
                <w:rFonts w:ascii="Cambria Math" w:eastAsia="Times New Roman" w:hAnsi="Cambria Math"/>
                <w:sz w:val="22"/>
              </w:rPr>
              <m:t>Σ</m:t>
            </m:r>
          </m:e>
          <m:sub>
            <m:sSub>
              <m:sSubPr>
                <m:ctrlPr>
                  <w:rPr>
                    <w:rFonts w:ascii="Cambria Math" w:eastAsia="Times New Roman" w:hAnsi="Cambria Math"/>
                    <w:i/>
                    <w:sz w:val="22"/>
                  </w:rPr>
                </m:ctrlPr>
              </m:sSubPr>
              <m:e>
                <m:r>
                  <w:rPr>
                    <w:rFonts w:ascii="Cambria Math" w:eastAsia="Times New Roman" w:hAnsi="Cambria Math"/>
                    <w:sz w:val="22"/>
                  </w:rPr>
                  <m:t>ε</m:t>
                </m:r>
              </m:e>
              <m:sub>
                <m:r>
                  <w:rPr>
                    <w:rFonts w:ascii="Cambria Math" w:eastAsia="Times New Roman" w:hAnsi="Cambria Math"/>
                    <w:sz w:val="22"/>
                  </w:rPr>
                  <m:t>1</m:t>
                </m:r>
              </m:sub>
            </m:sSub>
          </m:sub>
        </m:sSub>
        <m:r>
          <w:rPr>
            <w:rFonts w:ascii="Cambria Math" w:eastAsiaTheme="minorEastAsia" w:hAnsi="Cambria Math"/>
            <w:sz w:val="22"/>
          </w:rPr>
          <m:t>)</m:t>
        </m:r>
      </m:oMath>
      <w:r w:rsidR="00031C23">
        <w:rPr>
          <w:rFonts w:eastAsiaTheme="minorEastAsia"/>
          <w:sz w:val="22"/>
        </w:rPr>
        <w:t xml:space="preserve">. </w:t>
      </w:r>
      <w:r w:rsidR="006B3BCE">
        <w:rPr>
          <w:rFonts w:eastAsiaTheme="minorEastAsia"/>
        </w:rPr>
        <w:t xml:space="preserve">Locations in </w:t>
      </w:r>
      <m:oMath>
        <m:r>
          <m:rPr>
            <m:sty m:val="bi"/>
          </m:rPr>
          <w:rPr>
            <w:rFonts w:ascii="Cambria Math" w:hAnsi="Cambria Math"/>
          </w:rPr>
          <m:t>s</m:t>
        </m:r>
      </m:oMath>
      <w:r w:rsidR="006B3BCE">
        <w:rPr>
          <w:rFonts w:eastAsiaTheme="minorEastAsia"/>
        </w:rPr>
        <w:t xml:space="preserve"> were determined by applying a k-means clustering algorithm to the empirical data. The resulting mesh, computed using the R-INLA software (Lindgren and Rue, 2015), </w:t>
      </w:r>
      <w:proofErr w:type="gramStart"/>
      <w:r w:rsidR="006B3BCE">
        <w:rPr>
          <w:rFonts w:eastAsiaTheme="minorEastAsia"/>
        </w:rPr>
        <w:t>was</w:t>
      </w:r>
      <w:proofErr w:type="gramEnd"/>
      <w:r w:rsidR="006B3BCE">
        <w:rPr>
          <w:rFonts w:eastAsiaTheme="minorEastAsia"/>
        </w:rPr>
        <w:t xml:space="preserve"> co</w:t>
      </w:r>
      <w:bookmarkStart w:id="5" w:name="_GoBack"/>
      <w:bookmarkEnd w:id="5"/>
      <w:r w:rsidR="006B3BCE">
        <w:rPr>
          <w:rFonts w:eastAsiaTheme="minorEastAsia"/>
        </w:rPr>
        <w:t xml:space="preserve">mprised of 100 knots distributed across the spatial domain such that their density was proportional to the density of the samples. </w:t>
      </w:r>
      <w:r w:rsidR="00031C23">
        <w:rPr>
          <w:rFonts w:eastAsiaTheme="minorEastAsia"/>
          <w:sz w:val="22"/>
        </w:rPr>
        <w:t xml:space="preserve">The covariance matrices, </w:t>
      </w:r>
      <m:oMath>
        <m:sSub>
          <m:sSubPr>
            <m:ctrlPr>
              <w:rPr>
                <w:rFonts w:ascii="Cambria Math" w:eastAsia="Times New Roman" w:hAnsi="Cambria Math"/>
              </w:rPr>
            </m:ctrlPr>
          </m:sSubPr>
          <m:e>
            <m:r>
              <m:rPr>
                <m:sty m:val="p"/>
              </m:rPr>
              <w:rPr>
                <w:rFonts w:ascii="Cambria Math" w:eastAsia="Times New Roman" w:hAnsi="Cambria Math"/>
                <w:sz w:val="22"/>
              </w:rPr>
              <m:t>Σ</m:t>
            </m:r>
          </m:e>
          <m:sub>
            <m:sSub>
              <m:sSubPr>
                <m:ctrlPr>
                  <w:rPr>
                    <w:rFonts w:ascii="Cambria Math" w:eastAsia="Times New Roman" w:hAnsi="Cambria Math"/>
                    <w:i/>
                    <w:sz w:val="22"/>
                  </w:rPr>
                </m:ctrlPr>
              </m:sSubPr>
              <m:e>
                <m:r>
                  <w:rPr>
                    <w:rFonts w:ascii="Cambria Math" w:eastAsia="Times New Roman" w:hAnsi="Cambria Math"/>
                    <w:sz w:val="22"/>
                  </w:rPr>
                  <m:t>ω</m:t>
                </m:r>
              </m:e>
              <m:sub>
                <m:r>
                  <w:rPr>
                    <w:rFonts w:ascii="Cambria Math" w:eastAsia="Times New Roman" w:hAnsi="Cambria Math"/>
                    <w:sz w:val="22"/>
                  </w:rPr>
                  <m:t>1</m:t>
                </m:r>
              </m:sub>
            </m:sSub>
          </m:sub>
        </m:sSub>
      </m:oMath>
      <w:r w:rsidR="00031C23">
        <w:rPr>
          <w:rFonts w:eastAsiaTheme="minorEastAsia"/>
        </w:rPr>
        <w:t xml:space="preserve"> </w:t>
      </w:r>
      <w:proofErr w:type="gramStart"/>
      <w:r w:rsidR="00031C23">
        <w:rPr>
          <w:rFonts w:eastAsiaTheme="minorEastAsia"/>
        </w:rPr>
        <w:t xml:space="preserve">and </w:t>
      </w:r>
      <w:proofErr w:type="gramEnd"/>
      <m:oMath>
        <m:sSub>
          <m:sSubPr>
            <m:ctrlPr>
              <w:rPr>
                <w:rFonts w:ascii="Cambria Math" w:eastAsia="Times New Roman" w:hAnsi="Cambria Math"/>
              </w:rPr>
            </m:ctrlPr>
          </m:sSubPr>
          <m:e>
            <m:r>
              <m:rPr>
                <m:sty m:val="p"/>
              </m:rPr>
              <w:rPr>
                <w:rFonts w:ascii="Cambria Math" w:eastAsia="Times New Roman" w:hAnsi="Cambria Math"/>
                <w:sz w:val="22"/>
              </w:rPr>
              <m:t>Σ</m:t>
            </m:r>
          </m:e>
          <m:sub>
            <m:sSub>
              <m:sSubPr>
                <m:ctrlPr>
                  <w:rPr>
                    <w:rFonts w:ascii="Cambria Math" w:eastAsia="Times New Roman" w:hAnsi="Cambria Math"/>
                    <w:i/>
                    <w:sz w:val="22"/>
                  </w:rPr>
                </m:ctrlPr>
              </m:sSubPr>
              <m:e>
                <m:r>
                  <w:rPr>
                    <w:rFonts w:ascii="Cambria Math" w:eastAsia="Times New Roman" w:hAnsi="Cambria Math"/>
                    <w:sz w:val="22"/>
                  </w:rPr>
                  <m:t>ε</m:t>
                </m:r>
              </m:e>
              <m:sub>
                <m:r>
                  <w:rPr>
                    <w:rFonts w:ascii="Cambria Math" w:eastAsia="Times New Roman" w:hAnsi="Cambria Math"/>
                    <w:sz w:val="22"/>
                  </w:rPr>
                  <m:t>1</m:t>
                </m:r>
              </m:sub>
            </m:sSub>
          </m:sub>
        </m:sSub>
      </m:oMath>
      <w:r w:rsidR="00031C23">
        <w:rPr>
          <w:rFonts w:eastAsiaTheme="minorEastAsia"/>
        </w:rPr>
        <w:t xml:space="preserve">, </w:t>
      </w:r>
      <w:r w:rsidR="00D074B3">
        <w:rPr>
          <w:rFonts w:eastAsiaTheme="minorEastAsia"/>
        </w:rPr>
        <w:t xml:space="preserve">which model the covariance between location </w:t>
      </w:r>
      <m:oMath>
        <m:r>
          <w:rPr>
            <w:rFonts w:ascii="Cambria Math" w:eastAsiaTheme="minorEastAsia" w:hAnsi="Cambria Math"/>
          </w:rPr>
          <m:t>s</m:t>
        </m:r>
      </m:oMath>
      <w:r w:rsidR="00D074B3">
        <w:rPr>
          <w:rFonts w:eastAsiaTheme="minorEastAsia"/>
        </w:rPr>
        <w:t xml:space="preserve"> and </w:t>
      </w:r>
      <m:oMath>
        <m:r>
          <w:rPr>
            <w:rFonts w:ascii="Cambria Math" w:eastAsiaTheme="minorEastAsia" w:hAnsi="Cambria Math"/>
          </w:rPr>
          <m:t>s+h</m:t>
        </m:r>
      </m:oMath>
      <w:r w:rsidR="00D074B3">
        <w:rPr>
          <w:rFonts w:eastAsiaTheme="minorEastAsia"/>
        </w:rPr>
        <w:t xml:space="preserve"> (</w:t>
      </w:r>
      <m:oMath>
        <m:r>
          <w:rPr>
            <w:rFonts w:ascii="Cambria Math" w:eastAsiaTheme="minorEastAsia" w:hAnsi="Cambria Math"/>
          </w:rPr>
          <m:t>h</m:t>
        </m:r>
      </m:oMath>
      <w:r w:rsidR="00D074B3">
        <w:rPr>
          <w:rFonts w:eastAsiaTheme="minorEastAsia"/>
        </w:rPr>
        <w:t xml:space="preserve">  is </w:t>
      </w:r>
      <w:r w:rsidR="00D074B3" w:rsidRPr="00D074B3">
        <w:rPr>
          <w:rFonts w:eastAsiaTheme="minorEastAsia"/>
          <w:highlight w:val="yellow"/>
        </w:rPr>
        <w:t>?</w:t>
      </w:r>
      <w:r w:rsidR="00D074B3">
        <w:rPr>
          <w:rFonts w:eastAsiaTheme="minorEastAsia"/>
        </w:rPr>
        <w:t xml:space="preserve">), were specified using a </w:t>
      </w:r>
      <w:proofErr w:type="spellStart"/>
      <w:r w:rsidR="00D074B3">
        <w:rPr>
          <w:rFonts w:eastAsiaTheme="minorEastAsia"/>
        </w:rPr>
        <w:t>Matérn</w:t>
      </w:r>
      <w:proofErr w:type="spellEnd"/>
      <w:r w:rsidR="00D074B3">
        <w:rPr>
          <w:rFonts w:eastAsiaTheme="minorEastAsia"/>
        </w:rPr>
        <w:t xml:space="preserve"> function, </w:t>
      </w:r>
      <m:oMath>
        <m:sSub>
          <m:sSubPr>
            <m:ctrlPr>
              <w:rPr>
                <w:rFonts w:ascii="Cambria Math" w:eastAsiaTheme="minorEastAsia" w:hAnsi="Cambria Math"/>
              </w:rPr>
            </m:ctrlPr>
          </m:sSubPr>
          <m:e>
            <m:r>
              <m:rPr>
                <m:sty m:val="b"/>
              </m:rP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rPr>
            </m:ctrlPr>
          </m:dPr>
          <m:e>
            <m:r>
              <w:rPr>
                <w:rFonts w:ascii="Cambria Math" w:eastAsiaTheme="minorEastAsia" w:hAnsi="Cambria Math"/>
              </w:rPr>
              <m:t>s,s+h</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sSup>
              <m:sSupPr>
                <m:ctrlPr>
                  <w:rPr>
                    <w:rFonts w:ascii="Cambria Math" w:eastAsiaTheme="minorEastAsia" w:hAnsi="Cambria Math"/>
                  </w:rPr>
                </m:ctrlPr>
              </m:sSupPr>
              <m:e>
                <m:r>
                  <w:rPr>
                    <w:rFonts w:ascii="Cambria Math" w:eastAsiaTheme="minorEastAsia" w:hAnsi="Cambria Math"/>
                  </w:rPr>
                  <m:t>2</m:t>
                </m:r>
              </m:e>
              <m:sup>
                <m:r>
                  <w:rPr>
                    <w:rFonts w:ascii="Cambria Math" w:eastAsiaTheme="minorEastAsia" w:hAnsi="Cambria Math"/>
                  </w:rPr>
                  <m:t>ν-1</m:t>
                </m:r>
              </m:sup>
            </m:sSup>
            <m:r>
              <m:rPr>
                <m:sty m:val="p"/>
              </m:rPr>
              <w:rPr>
                <w:rFonts w:ascii="Cambria Math" w:eastAsiaTheme="minorEastAsia" w:hAnsi="Cambria Math"/>
              </w:rPr>
              <m:t>Γ</m:t>
            </m:r>
            <m:d>
              <m:dPr>
                <m:ctrlPr>
                  <w:rPr>
                    <w:rFonts w:ascii="Cambria Math" w:eastAsiaTheme="minorEastAsia" w:hAnsi="Cambria Math"/>
                  </w:rPr>
                </m:ctrlPr>
              </m:dPr>
              <m:e>
                <m:r>
                  <w:rPr>
                    <w:rFonts w:ascii="Cambria Math" w:eastAsiaTheme="minorEastAsia" w:hAnsi="Cambria Math"/>
                  </w:rPr>
                  <m:t>n</m:t>
                </m:r>
              </m:e>
            </m:d>
          </m:den>
        </m:f>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κ</m:t>
                    </m:r>
                  </m:e>
                  <m:sub>
                    <m:r>
                      <w:rPr>
                        <w:rFonts w:ascii="Cambria Math" w:eastAsiaTheme="minorEastAsia" w:hAnsi="Cambria Math"/>
                      </w:rPr>
                      <m:t>1</m:t>
                    </m:r>
                  </m:sub>
                </m:sSub>
                <m:d>
                  <m:dPr>
                    <m:begChr m:val="|"/>
                    <m:endChr m:val="|"/>
                    <m:ctrlPr>
                      <w:rPr>
                        <w:rFonts w:ascii="Cambria Math" w:eastAsiaTheme="minorEastAsia" w:hAnsi="Cambria Math"/>
                      </w:rPr>
                    </m:ctrlPr>
                  </m:dPr>
                  <m:e>
                    <m:r>
                      <w:rPr>
                        <w:rFonts w:ascii="Cambria Math" w:eastAsiaTheme="minorEastAsia" w:hAnsi="Cambria Math"/>
                      </w:rPr>
                      <m:t>h</m:t>
                    </m:r>
                    <m:r>
                      <m:rPr>
                        <m:sty m:val="b"/>
                      </m:rPr>
                      <w:rPr>
                        <w:rFonts w:ascii="Cambria Math" w:eastAsiaTheme="minorEastAsia" w:hAnsi="Cambria Math"/>
                      </w:rPr>
                      <m:t>H</m:t>
                    </m:r>
                  </m:e>
                </m:d>
              </m:e>
            </m:d>
          </m:e>
          <m:sup>
            <m:r>
              <w:rPr>
                <w:rFonts w:ascii="Cambria Math" w:eastAsiaTheme="minorEastAsia" w:hAnsi="Cambria Math"/>
              </w:rPr>
              <m:t>ν</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ν</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κ</m:t>
                </m:r>
              </m:e>
              <m:sub>
                <m:r>
                  <w:rPr>
                    <w:rFonts w:ascii="Cambria Math" w:eastAsiaTheme="minorEastAsia" w:hAnsi="Cambria Math"/>
                  </w:rPr>
                  <m:t>1</m:t>
                </m:r>
              </m:sub>
            </m:sSub>
            <m:d>
              <m:dPr>
                <m:begChr m:val="|"/>
                <m:endChr m:val="|"/>
                <m:ctrlPr>
                  <w:rPr>
                    <w:rFonts w:ascii="Cambria Math" w:eastAsiaTheme="minorEastAsia" w:hAnsi="Cambria Math"/>
                  </w:rPr>
                </m:ctrlPr>
              </m:dPr>
              <m:e>
                <m:r>
                  <w:rPr>
                    <w:rFonts w:ascii="Cambria Math" w:eastAsiaTheme="minorEastAsia" w:hAnsi="Cambria Math"/>
                  </w:rPr>
                  <m:t>h</m:t>
                </m:r>
                <m:r>
                  <m:rPr>
                    <m:sty m:val="b"/>
                  </m:rPr>
                  <w:rPr>
                    <w:rFonts w:ascii="Cambria Math" w:eastAsiaTheme="minorEastAsia" w:hAnsi="Cambria Math"/>
                  </w:rPr>
                  <m:t>H</m:t>
                </m:r>
              </m:e>
            </m:d>
          </m:e>
        </m:d>
      </m:oMath>
      <w:r w:rsidR="00D074B3">
        <w:rPr>
          <w:rFonts w:eastAsiaTheme="minorEastAsia"/>
        </w:rPr>
        <w:t>, with smoothness (</w:t>
      </w:r>
      <m:oMath>
        <m:r>
          <w:rPr>
            <w:rFonts w:ascii="Cambria Math" w:eastAsiaTheme="minorEastAsia" w:hAnsi="Cambria Math"/>
          </w:rPr>
          <m:t>ν)</m:t>
        </m:r>
      </m:oMath>
      <w:r w:rsidR="00D074B3">
        <w:rPr>
          <w:rFonts w:eastAsiaTheme="minorEastAsia"/>
        </w:rPr>
        <w:t xml:space="preserve"> fixed at </w:t>
      </w:r>
      <w:commentRangeStart w:id="6"/>
      <w:r w:rsidR="00D074B3">
        <w:rPr>
          <w:rFonts w:eastAsiaTheme="minorEastAsia"/>
        </w:rPr>
        <w:t>1</w:t>
      </w:r>
      <w:commentRangeEnd w:id="6"/>
      <w:r w:rsidR="00D074B3">
        <w:rPr>
          <w:rStyle w:val="CommentReference"/>
        </w:rPr>
        <w:commentReference w:id="6"/>
      </w:r>
      <w:r w:rsidR="00D074B3">
        <w:rPr>
          <w:rFonts w:eastAsiaTheme="minorEastAsia"/>
        </w:rPr>
        <w:t>.0</w:t>
      </w:r>
      <w:r w:rsidR="006B3BCE">
        <w:rPr>
          <w:rFonts w:eastAsiaTheme="minorEastAsia"/>
        </w:rPr>
        <w:t>. The</w:t>
      </w:r>
      <w:r w:rsidR="00D074B3">
        <w:rPr>
          <w:rFonts w:eastAsiaTheme="minorEastAsia"/>
        </w:rPr>
        <w:t xml:space="preserve"> decorrelation distance (</w:t>
      </w:r>
      <m:oMath>
        <m:sSub>
          <m:sSubPr>
            <m:ctrlPr>
              <w:rPr>
                <w:rFonts w:ascii="Cambria Math" w:eastAsiaTheme="minorEastAsia" w:hAnsi="Cambria Math"/>
              </w:rPr>
            </m:ctrlPr>
          </m:sSubPr>
          <m:e>
            <m:r>
              <w:rPr>
                <w:rFonts w:ascii="Cambria Math" w:eastAsiaTheme="minorEastAsia" w:hAnsi="Cambria Math"/>
              </w:rPr>
              <m:t>κ</m:t>
            </m:r>
          </m:e>
          <m:sub>
            <m:r>
              <w:rPr>
                <w:rFonts w:ascii="Cambria Math" w:eastAsiaTheme="minorEastAsia" w:hAnsi="Cambria Math"/>
              </w:rPr>
              <m:t>1</m:t>
            </m:r>
          </m:sub>
        </m:sSub>
      </m:oMath>
      <w:r w:rsidR="00D074B3">
        <w:rPr>
          <w:rFonts w:eastAsiaTheme="minorEastAsia"/>
        </w:rPr>
        <w:t>)</w:t>
      </w:r>
      <w:r w:rsidR="006B3BCE">
        <w:rPr>
          <w:rFonts w:eastAsiaTheme="minorEastAsia"/>
        </w:rPr>
        <w:t xml:space="preserve">, which is </w:t>
      </w:r>
      <w:r w:rsidR="00D074B3">
        <w:rPr>
          <w:rFonts w:eastAsiaTheme="minorEastAsia"/>
        </w:rPr>
        <w:t>the distance at which spatial correlation decreases to 10%</w:t>
      </w:r>
      <w:r w:rsidR="006B3BCE">
        <w:rPr>
          <w:rFonts w:eastAsiaTheme="minorEastAsia"/>
        </w:rPr>
        <w:t>;</w:t>
      </w:r>
      <w:r w:rsidR="00D074B3">
        <w:rPr>
          <w:rFonts w:eastAsiaTheme="minorEastAsia"/>
        </w:rPr>
        <w:t xml:space="preserve"> the Bessel function (</w:t>
      </w:r>
      <m:oMath>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ν</m:t>
            </m:r>
          </m:sub>
        </m:sSub>
      </m:oMath>
      <w:r w:rsidR="00D074B3">
        <w:rPr>
          <w:rFonts w:eastAsiaTheme="minorEastAsia"/>
        </w:rPr>
        <w:t>)</w:t>
      </w:r>
      <w:r w:rsidR="006B3BCE">
        <w:rPr>
          <w:rFonts w:eastAsiaTheme="minorEastAsia"/>
        </w:rPr>
        <w:t>;</w:t>
      </w:r>
      <w:r w:rsidR="00D074B3">
        <w:rPr>
          <w:rFonts w:eastAsiaTheme="minorEastAsia"/>
        </w:rPr>
        <w:t xml:space="preserve"> and geometric anisotropy</w:t>
      </w:r>
      <w:r w:rsidR="006B3BCE">
        <w:rPr>
          <w:rFonts w:eastAsiaTheme="minorEastAsia"/>
        </w:rPr>
        <w:t xml:space="preserve">, which is </w:t>
      </w:r>
      <w:r w:rsidR="00D074B3">
        <w:rPr>
          <w:rFonts w:eastAsiaTheme="minorEastAsia"/>
        </w:rPr>
        <w:t>the tendency for correlations to decline faste</w:t>
      </w:r>
      <w:r w:rsidR="006B3BCE">
        <w:rPr>
          <w:rFonts w:eastAsiaTheme="minorEastAsia"/>
        </w:rPr>
        <w:t>r in one direction than another,</w:t>
      </w:r>
      <w:r w:rsidR="00D074B3">
        <w:rPr>
          <w:rFonts w:eastAsiaTheme="minorEastAsia"/>
        </w:rPr>
        <w:t xml:space="preserve"> </w:t>
      </w:r>
      <w:r w:rsidR="006B3BCE">
        <w:rPr>
          <w:rFonts w:eastAsiaTheme="minorEastAsia"/>
        </w:rPr>
        <w:t xml:space="preserve">were estimated. Anisotropy was </w:t>
      </w:r>
      <w:r w:rsidR="00D074B3">
        <w:rPr>
          <w:rFonts w:eastAsiaTheme="minorEastAsia"/>
        </w:rPr>
        <w:t>specified using a two-dimensional matrix (</w:t>
      </w:r>
      <m:oMath>
        <m:r>
          <m:rPr>
            <m:sty m:val="b"/>
          </m:rPr>
          <w:rPr>
            <w:rFonts w:ascii="Cambria Math" w:eastAsiaTheme="minorEastAsia" w:hAnsi="Cambria Math"/>
          </w:rPr>
          <m:t>H</m:t>
        </m:r>
      </m:oMath>
      <w:r w:rsidR="00D074B3">
        <w:rPr>
          <w:rFonts w:eastAsiaTheme="minorEastAsia"/>
        </w:rPr>
        <w:t>)</w:t>
      </w:r>
      <w:r w:rsidR="00D074B3" w:rsidRPr="002F1BAF">
        <w:rPr>
          <w:rFonts w:eastAsiaTheme="minorEastAsia"/>
        </w:rPr>
        <w:t xml:space="preserve"> </w:t>
      </w:r>
      <w:r w:rsidR="00D074B3">
        <w:rPr>
          <w:rFonts w:eastAsiaTheme="minorEastAsia"/>
        </w:rPr>
        <w:t xml:space="preserve">with a determinant of 1.0. </w:t>
      </w:r>
    </w:p>
    <w:p w14:paraId="4BE812C3" w14:textId="172F3004" w:rsidR="00CD41A3" w:rsidRPr="00CD41A3" w:rsidRDefault="00A151E8" w:rsidP="006267B6">
      <w:pPr>
        <w:ind w:firstLine="360"/>
      </w:pPr>
      <w:r>
        <w:t>Positive catch rates</w:t>
      </w:r>
      <w:r w:rsidR="00181196">
        <w:t>, the second model component,</w:t>
      </w:r>
      <w:r>
        <w:t xml:space="preserve"> were modelled using the following equation</w:t>
      </w:r>
      <w:r w:rsidR="00CD41A3" w:rsidRPr="00CD41A3">
        <w:t>:</w:t>
      </w:r>
    </w:p>
    <w:p w14:paraId="21249663" w14:textId="6D9CE9C1" w:rsidR="00CD41A3" w:rsidRPr="00CD41A3" w:rsidRDefault="00594237" w:rsidP="006B3BCE">
      <w:pPr>
        <w:spacing w:before="120" w:after="120"/>
        <w:rPr>
          <w:rFonts w:eastAsiaTheme="minorEastAsia" w:cs="Times New Roman"/>
          <w:iCs/>
          <w:szCs w:val="24"/>
        </w:rPr>
      </w:pPr>
      <m:oMath>
        <m:sSub>
          <m:sSubPr>
            <m:ctrlPr>
              <w:rPr>
                <w:rFonts w:ascii="Cambria Math" w:eastAsia="Times New Roman" w:hAnsi="Cambria Math" w:cs="Times New Roman"/>
                <w:i/>
                <w:sz w:val="22"/>
              </w:rPr>
            </m:ctrlPr>
          </m:sSubPr>
          <m:e>
            <m:r>
              <w:rPr>
                <w:rFonts w:ascii="Cambria Math" w:eastAsia="Times New Roman" w:hAnsi="Cambria Math" w:cs="Times New Roman"/>
                <w:szCs w:val="24"/>
              </w:rPr>
              <m:t>p</m:t>
            </m:r>
          </m:e>
          <m:sub>
            <m:r>
              <w:rPr>
                <w:rFonts w:ascii="Cambria Math" w:eastAsia="Times New Roman" w:hAnsi="Cambria Math" w:cs="Times New Roman"/>
                <w:szCs w:val="24"/>
              </w:rPr>
              <m:t>2</m:t>
            </m:r>
          </m:sub>
        </m:sSub>
        <m:d>
          <m:dPr>
            <m:ctrlPr>
              <w:rPr>
                <w:rFonts w:ascii="Cambria Math" w:eastAsia="Times New Roman" w:hAnsi="Cambria Math" w:cs="Times New Roman"/>
                <w:i/>
                <w:sz w:val="22"/>
              </w:rPr>
            </m:ctrlPr>
          </m:dPr>
          <m:e>
            <m:r>
              <w:rPr>
                <w:rFonts w:ascii="Cambria Math" w:eastAsia="Times New Roman" w:hAnsi="Cambria Math" w:cs="Times New Roman"/>
                <w:szCs w:val="24"/>
              </w:rPr>
              <m:t>i</m:t>
            </m:r>
          </m:e>
        </m:d>
        <m:r>
          <w:rPr>
            <w:rFonts w:ascii="Cambria Math" w:eastAsia="Times New Roman" w:hAnsi="Cambria Math" w:cs="Times New Roman"/>
            <w:szCs w:val="24"/>
          </w:rPr>
          <m:t>=</m:t>
        </m:r>
        <m:sSub>
          <m:sSubPr>
            <m:ctrlPr>
              <w:rPr>
                <w:rFonts w:ascii="Cambria Math" w:eastAsia="Times New Roman" w:hAnsi="Cambria Math" w:cs="Times New Roman"/>
                <w:i/>
                <w:sz w:val="22"/>
              </w:rPr>
            </m:ctrlPr>
          </m:sSubPr>
          <m:e>
            <m:r>
              <w:rPr>
                <w:rFonts w:ascii="Cambria Math" w:eastAsia="Times New Roman" w:hAnsi="Cambria Math" w:cs="Times New Roman"/>
                <w:szCs w:val="24"/>
              </w:rPr>
              <m:t>β</m:t>
            </m:r>
          </m:e>
          <m:sub>
            <m:r>
              <w:rPr>
                <w:rFonts w:ascii="Cambria Math" w:eastAsia="Times New Roman" w:hAnsi="Cambria Math" w:cs="Times New Roman"/>
                <w:szCs w:val="24"/>
              </w:rPr>
              <m:t>2</m:t>
            </m:r>
          </m:sub>
        </m:sSub>
        <m:d>
          <m:dPr>
            <m:ctrlPr>
              <w:rPr>
                <w:rFonts w:ascii="Cambria Math" w:eastAsia="Times New Roman" w:hAnsi="Cambria Math" w:cs="Times New Roman"/>
                <w:i/>
                <w:sz w:val="22"/>
              </w:rPr>
            </m:ctrlPr>
          </m:dPr>
          <m:e>
            <m:sSub>
              <m:sSubPr>
                <m:ctrlPr>
                  <w:rPr>
                    <w:rFonts w:ascii="Cambria Math" w:eastAsia="Times New Roman" w:hAnsi="Cambria Math" w:cs="Times New Roman"/>
                    <w:i/>
                    <w:sz w:val="22"/>
                  </w:rPr>
                </m:ctrlPr>
              </m:sSubPr>
              <m:e>
                <m:r>
                  <w:rPr>
                    <w:rFonts w:ascii="Cambria Math" w:eastAsia="Times New Roman" w:hAnsi="Cambria Math" w:cs="Times New Roman"/>
                    <w:szCs w:val="24"/>
                  </w:rPr>
                  <m:t>t</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nary>
          <m:naryPr>
            <m:chr m:val="∑"/>
            <m:ctrlPr>
              <w:rPr>
                <w:rFonts w:ascii="Cambria Math" w:eastAsia="Times New Roman" w:hAnsi="Cambria Math" w:cs="Times New Roman"/>
                <w:i/>
                <w:sz w:val="22"/>
              </w:rPr>
            </m:ctrlPr>
          </m:naryPr>
          <m:sub>
            <m:r>
              <w:rPr>
                <w:rFonts w:ascii="Cambria Math" w:eastAsia="Times New Roman" w:hAnsi="Cambria Math" w:cs="Times New Roman"/>
                <w:szCs w:val="24"/>
                <w:lang w:val="en-US"/>
              </w:rPr>
              <m:t>p=1</m:t>
            </m:r>
          </m:sub>
          <m:sup>
            <m:sSub>
              <m:sSubPr>
                <m:ctrlPr>
                  <w:rPr>
                    <w:rFonts w:ascii="Cambria Math" w:eastAsia="Times New Roman" w:hAnsi="Cambria Math" w:cs="Times New Roman"/>
                    <w:i/>
                    <w:sz w:val="22"/>
                    <w:lang w:val="en-US"/>
                  </w:rPr>
                </m:ctrlPr>
              </m:sSubPr>
              <m:e>
                <m:r>
                  <w:rPr>
                    <w:rFonts w:ascii="Cambria Math" w:eastAsia="Times New Roman" w:hAnsi="Cambria Math" w:cs="Times New Roman"/>
                    <w:szCs w:val="24"/>
                    <w:lang w:val="en-US"/>
                  </w:rPr>
                  <m:t>n</m:t>
                </m:r>
              </m:e>
              <m:sub>
                <m:r>
                  <w:rPr>
                    <w:rFonts w:ascii="Cambria Math" w:eastAsia="Times New Roman" w:hAnsi="Cambria Math" w:cs="Times New Roman"/>
                    <w:szCs w:val="24"/>
                    <w:lang w:val="en-US"/>
                  </w:rPr>
                  <m:t>p</m:t>
                </m:r>
              </m:sub>
            </m:sSub>
          </m:sup>
          <m:e>
            <m:sSub>
              <m:sSubPr>
                <m:ctrlPr>
                  <w:rPr>
                    <w:rFonts w:ascii="Cambria Math" w:eastAsia="Times New Roman" w:hAnsi="Cambria Math" w:cs="Times New Roman"/>
                    <w:i/>
                    <w:sz w:val="22"/>
                  </w:rPr>
                </m:ctrlPr>
              </m:sSubPr>
              <m:e>
                <m:r>
                  <w:rPr>
                    <w:rFonts w:ascii="Cambria Math" w:eastAsia="Times New Roman" w:hAnsi="Cambria Math" w:cs="Times New Roman"/>
                    <w:szCs w:val="24"/>
                    <w:lang w:val="en-US"/>
                  </w:rPr>
                  <m:t>γ</m:t>
                </m:r>
              </m:e>
              <m:sub>
                <m:r>
                  <w:rPr>
                    <w:rFonts w:ascii="Cambria Math" w:eastAsia="Times New Roman" w:hAnsi="Cambria Math" w:cs="Times New Roman"/>
                    <w:szCs w:val="24"/>
                    <w:lang w:val="en-US"/>
                  </w:rPr>
                  <m:t>2</m:t>
                </m:r>
              </m:sub>
            </m:sSub>
            <m:d>
              <m:dPr>
                <m:ctrlPr>
                  <w:rPr>
                    <w:rFonts w:ascii="Cambria Math" w:eastAsia="Times New Roman" w:hAnsi="Cambria Math" w:cs="Times New Roman"/>
                    <w:i/>
                    <w:sz w:val="22"/>
                  </w:rPr>
                </m:ctrlPr>
              </m:dPr>
              <m:e>
                <m:sSub>
                  <m:sSubPr>
                    <m:ctrlPr>
                      <w:rPr>
                        <w:rFonts w:ascii="Cambria Math" w:eastAsia="Times New Roman" w:hAnsi="Cambria Math" w:cs="Times New Roman"/>
                        <w:i/>
                        <w:sz w:val="22"/>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lang w:val="en-US"/>
                      </w:rPr>
                      <m:t>i</m:t>
                    </m:r>
                  </m:sub>
                </m:sSub>
                <m:r>
                  <w:rPr>
                    <w:rFonts w:ascii="Cambria Math" w:eastAsia="Times New Roman" w:hAnsi="Cambria Math" w:cs="Times New Roman"/>
                    <w:szCs w:val="24"/>
                  </w:rPr>
                  <m:t>,p</m:t>
                </m:r>
              </m:e>
            </m:d>
            <m:r>
              <w:rPr>
                <w:rFonts w:ascii="Cambria Math" w:eastAsia="Times New Roman" w:hAnsi="Cambria Math" w:cs="Times New Roman"/>
                <w:szCs w:val="24"/>
                <w:lang w:val="en-US"/>
              </w:rPr>
              <m:t>X</m:t>
            </m:r>
            <m:d>
              <m:dPr>
                <m:ctrlPr>
                  <w:rPr>
                    <w:rFonts w:ascii="Cambria Math" w:eastAsia="Times New Roman" w:hAnsi="Cambria Math" w:cs="Times New Roman"/>
                    <w:i/>
                    <w:sz w:val="22"/>
                  </w:rPr>
                </m:ctrlPr>
              </m:dPr>
              <m:e>
                <m:sSub>
                  <m:sSubPr>
                    <m:ctrlPr>
                      <w:rPr>
                        <w:rFonts w:ascii="Cambria Math" w:eastAsia="Times New Roman" w:hAnsi="Cambria Math" w:cs="Times New Roman"/>
                        <w:i/>
                        <w:sz w:val="22"/>
                      </w:rPr>
                    </m:ctrlPr>
                  </m:sSubPr>
                  <m:e>
                    <m:r>
                      <w:rPr>
                        <w:rFonts w:ascii="Cambria Math" w:eastAsia="Times New Roman" w:hAnsi="Cambria Math" w:cs="Times New Roman"/>
                        <w:szCs w:val="24"/>
                        <w:lang w:val="en-US"/>
                      </w:rPr>
                      <m:t>s</m:t>
                    </m:r>
                  </m:e>
                  <m:sub>
                    <m:r>
                      <w:rPr>
                        <w:rFonts w:ascii="Cambria Math" w:eastAsia="Times New Roman" w:hAnsi="Cambria Math" w:cs="Times New Roman"/>
                        <w:szCs w:val="24"/>
                        <w:lang w:val="en-US"/>
                      </w:rPr>
                      <m:t>i</m:t>
                    </m:r>
                  </m:sub>
                </m:sSub>
                <m:r>
                  <w:rPr>
                    <w:rFonts w:ascii="Cambria Math" w:eastAsia="Times New Roman" w:hAnsi="Cambria Math" w:cs="Times New Roman"/>
                    <w:szCs w:val="24"/>
                    <w:lang w:val="en-US"/>
                  </w:rPr>
                  <m:t>,</m:t>
                </m:r>
                <m:sSub>
                  <m:sSubPr>
                    <m:ctrlPr>
                      <w:rPr>
                        <w:rFonts w:ascii="Cambria Math" w:eastAsia="Times New Roman" w:hAnsi="Cambria Math" w:cs="Times New Roman"/>
                        <w:i/>
                        <w:sz w:val="22"/>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lang w:val="en-US"/>
                      </w:rPr>
                      <m:t>i</m:t>
                    </m:r>
                  </m:sub>
                </m:sSub>
                <m:r>
                  <w:rPr>
                    <w:rFonts w:ascii="Cambria Math" w:eastAsia="Times New Roman" w:hAnsi="Cambria Math" w:cs="Times New Roman"/>
                    <w:szCs w:val="24"/>
                  </w:rPr>
                  <m:t>,p</m:t>
                </m:r>
              </m:e>
            </m:d>
          </m:e>
        </m:nary>
        <m:r>
          <w:rPr>
            <w:rFonts w:ascii="Cambria Math" w:eastAsia="Times New Roman" w:hAnsi="Cambria Math" w:cs="Times New Roman"/>
            <w:sz w:val="22"/>
          </w:rPr>
          <m:t>+</m:t>
        </m:r>
        <m:sSub>
          <m:sSubPr>
            <m:ctrlPr>
              <w:rPr>
                <w:rFonts w:ascii="Cambria Math" w:eastAsia="Times New Roman" w:hAnsi="Cambria Math" w:cs="Times New Roman"/>
                <w:i/>
                <w:sz w:val="22"/>
              </w:rPr>
            </m:ctrlPr>
          </m:sSubPr>
          <m:e>
            <m:r>
              <w:rPr>
                <w:rFonts w:ascii="Cambria Math" w:eastAsia="Times New Roman" w:hAnsi="Cambria Math" w:cs="Times New Roman"/>
                <w:szCs w:val="24"/>
              </w:rPr>
              <m:t>ω</m:t>
            </m:r>
          </m:e>
          <m:sub>
            <m:r>
              <w:rPr>
                <w:rFonts w:ascii="Cambria Math" w:eastAsia="Times New Roman" w:hAnsi="Cambria Math" w:cs="Times New Roman"/>
                <w:szCs w:val="24"/>
              </w:rPr>
              <m:t>2</m:t>
            </m:r>
          </m:sub>
        </m:sSub>
        <m:d>
          <m:dPr>
            <m:ctrlPr>
              <w:rPr>
                <w:rFonts w:ascii="Cambria Math" w:eastAsia="Times New Roman" w:hAnsi="Cambria Math" w:cs="Times New Roman"/>
                <w:i/>
                <w:sz w:val="22"/>
              </w:rPr>
            </m:ctrlPr>
          </m:dPr>
          <m:e>
            <m:sSub>
              <m:sSubPr>
                <m:ctrlPr>
                  <w:rPr>
                    <w:rFonts w:ascii="Cambria Math" w:eastAsia="Times New Roman" w:hAnsi="Cambria Math" w:cs="Times New Roman"/>
                    <w:i/>
                    <w:sz w:val="22"/>
                  </w:rPr>
                </m:ctrlPr>
              </m:sSubPr>
              <m:e>
                <m:r>
                  <w:rPr>
                    <w:rFonts w:ascii="Cambria Math" w:eastAsia="Times New Roman" w:hAnsi="Cambria Math" w:cs="Times New Roman"/>
                    <w:szCs w:val="24"/>
                  </w:rPr>
                  <m:t>s</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sSub>
          <m:sSubPr>
            <m:ctrlPr>
              <w:rPr>
                <w:rFonts w:ascii="Cambria Math" w:eastAsia="Times New Roman" w:hAnsi="Cambria Math" w:cs="Times New Roman"/>
                <w:i/>
                <w:sz w:val="22"/>
              </w:rPr>
            </m:ctrlPr>
          </m:sSubPr>
          <m:e>
            <m:r>
              <w:rPr>
                <w:rFonts w:ascii="Cambria Math" w:eastAsia="Times New Roman" w:hAnsi="Cambria Math" w:cs="Times New Roman"/>
                <w:szCs w:val="24"/>
              </w:rPr>
              <m:t>ε</m:t>
            </m:r>
          </m:e>
          <m:sub>
            <m:r>
              <w:rPr>
                <w:rFonts w:ascii="Cambria Math" w:eastAsia="Times New Roman" w:hAnsi="Cambria Math" w:cs="Times New Roman"/>
                <w:szCs w:val="24"/>
              </w:rPr>
              <m:t>2</m:t>
            </m:r>
          </m:sub>
        </m:sSub>
        <m:d>
          <m:dPr>
            <m:ctrlPr>
              <w:rPr>
                <w:rFonts w:ascii="Cambria Math" w:eastAsia="Times New Roman" w:hAnsi="Cambria Math" w:cs="Times New Roman"/>
                <w:i/>
                <w:sz w:val="22"/>
              </w:rPr>
            </m:ctrlPr>
          </m:dPr>
          <m:e>
            <m:sSub>
              <m:sSubPr>
                <m:ctrlPr>
                  <w:rPr>
                    <w:rFonts w:ascii="Cambria Math" w:eastAsia="Times New Roman" w:hAnsi="Cambria Math" w:cs="Times New Roman"/>
                    <w:i/>
                    <w:sz w:val="22"/>
                  </w:rPr>
                </m:ctrlPr>
              </m:sSubPr>
              <m:e>
                <m:r>
                  <w:rPr>
                    <w:rFonts w:ascii="Cambria Math" w:eastAsia="Times New Roman" w:hAnsi="Cambria Math" w:cs="Times New Roman"/>
                    <w:szCs w:val="24"/>
                  </w:rPr>
                  <m:t>s</m:t>
                </m:r>
              </m:e>
              <m:sub>
                <m:r>
                  <w:rPr>
                    <w:rFonts w:ascii="Cambria Math" w:eastAsia="Times New Roman" w:hAnsi="Cambria Math" w:cs="Times New Roman"/>
                    <w:szCs w:val="24"/>
                  </w:rPr>
                  <m:t>i</m:t>
                </m:r>
              </m:sub>
            </m:sSub>
            <m:r>
              <w:rPr>
                <w:rFonts w:ascii="Cambria Math" w:eastAsia="Times New Roman" w:hAnsi="Cambria Math" w:cs="Times New Roman"/>
                <w:szCs w:val="24"/>
              </w:rPr>
              <m:t>,</m:t>
            </m:r>
            <m:sSub>
              <m:sSubPr>
                <m:ctrlPr>
                  <w:rPr>
                    <w:rFonts w:ascii="Cambria Math" w:eastAsia="Times New Roman" w:hAnsi="Cambria Math" w:cs="Times New Roman"/>
                    <w:i/>
                    <w:sz w:val="22"/>
                  </w:rPr>
                </m:ctrlPr>
              </m:sSubPr>
              <m:e>
                <m:r>
                  <w:rPr>
                    <w:rFonts w:ascii="Cambria Math" w:eastAsia="Times New Roman" w:hAnsi="Cambria Math" w:cs="Times New Roman"/>
                    <w:szCs w:val="24"/>
                  </w:rPr>
                  <m:t>t</m:t>
                </m:r>
              </m:e>
              <m:sub>
                <m:r>
                  <w:rPr>
                    <w:rFonts w:ascii="Cambria Math" w:eastAsia="Times New Roman" w:hAnsi="Cambria Math" w:cs="Times New Roman"/>
                    <w:szCs w:val="24"/>
                  </w:rPr>
                  <m:t>i</m:t>
                </m:r>
              </m:sub>
            </m:sSub>
          </m:e>
        </m:d>
      </m:oMath>
      <w:r w:rsidR="00962A32">
        <w:rPr>
          <w:rFonts w:eastAsiaTheme="minorEastAsia" w:cs="Times New Roman"/>
          <w:sz w:val="22"/>
        </w:rPr>
        <w:t>,</w:t>
      </w:r>
      <w:r w:rsidR="00962A32">
        <w:rPr>
          <w:rFonts w:eastAsiaTheme="minorEastAsia" w:cs="Times New Roman"/>
          <w:sz w:val="22"/>
        </w:rPr>
        <w:tab/>
      </w:r>
      <w:bookmarkStart w:id="7" w:name="Eq_2"/>
      <w:r w:rsidR="00962A32">
        <w:rPr>
          <w:rFonts w:eastAsiaTheme="minorEastAsia" w:cs="Times New Roman"/>
          <w:sz w:val="22"/>
        </w:rPr>
        <w:t xml:space="preserve">Eq. </w:t>
      </w:r>
      <w:r w:rsidR="00962A32">
        <w:rPr>
          <w:rFonts w:eastAsiaTheme="minorEastAsia" w:cs="Times New Roman"/>
          <w:sz w:val="22"/>
        </w:rPr>
        <w:fldChar w:fldCharType="begin"/>
      </w:r>
      <w:r w:rsidR="00962A32">
        <w:rPr>
          <w:rFonts w:eastAsiaTheme="minorEastAsia" w:cs="Times New Roman"/>
          <w:sz w:val="22"/>
        </w:rPr>
        <w:instrText xml:space="preserve"> SEQ Eq \* MERGEFORMAT </w:instrText>
      </w:r>
      <w:r w:rsidR="00962A32">
        <w:rPr>
          <w:rFonts w:eastAsiaTheme="minorEastAsia" w:cs="Times New Roman"/>
          <w:sz w:val="22"/>
        </w:rPr>
        <w:fldChar w:fldCharType="separate"/>
      </w:r>
      <w:r w:rsidR="00EC4DD3">
        <w:rPr>
          <w:rFonts w:eastAsiaTheme="minorEastAsia" w:cs="Times New Roman"/>
          <w:noProof/>
          <w:sz w:val="22"/>
        </w:rPr>
        <w:t>2</w:t>
      </w:r>
      <w:r w:rsidR="00962A32">
        <w:rPr>
          <w:rFonts w:eastAsiaTheme="minorEastAsia" w:cs="Times New Roman"/>
          <w:sz w:val="22"/>
        </w:rPr>
        <w:fldChar w:fldCharType="end"/>
      </w:r>
      <w:bookmarkEnd w:id="7"/>
    </w:p>
    <w:p w14:paraId="3A261A47" w14:textId="28761215" w:rsidR="00A151E8" w:rsidRDefault="000E349E" w:rsidP="00A151E8">
      <w:proofErr w:type="gramStart"/>
      <w:r>
        <w:t>that</w:t>
      </w:r>
      <w:proofErr w:type="gramEnd"/>
      <w:r>
        <w:t xml:space="preserve"> is </w:t>
      </w:r>
      <w:r w:rsidR="00CD41A3" w:rsidRPr="00CD41A3">
        <w:t xml:space="preserve">defined similarly </w:t>
      </w:r>
      <w:r w:rsidR="00181196">
        <w:t>to</w:t>
      </w:r>
      <w:r w:rsidR="00962A32">
        <w:t xml:space="preserve"> </w:t>
      </w:r>
      <w:r w:rsidR="00962A32">
        <w:fldChar w:fldCharType="begin"/>
      </w:r>
      <w:r w:rsidR="00962A32">
        <w:instrText xml:space="preserve"> REF Eq_1 \h </w:instrText>
      </w:r>
      <w:r w:rsidR="00962A32">
        <w:fldChar w:fldCharType="separate"/>
      </w:r>
      <w:r w:rsidR="00EC4DD3">
        <w:rPr>
          <w:rFonts w:eastAsiaTheme="minorEastAsia" w:cs="Times New Roman"/>
          <w:sz w:val="22"/>
        </w:rPr>
        <w:t xml:space="preserve">Eq. </w:t>
      </w:r>
      <w:r w:rsidR="00EC4DD3">
        <w:rPr>
          <w:rFonts w:eastAsiaTheme="minorEastAsia" w:cs="Times New Roman"/>
          <w:noProof/>
          <w:sz w:val="22"/>
        </w:rPr>
        <w:t>1</w:t>
      </w:r>
      <w:r w:rsidR="00962A32">
        <w:fldChar w:fldCharType="end"/>
      </w:r>
      <w:r w:rsidR="00181196">
        <w:t xml:space="preserve">, </w:t>
      </w:r>
      <w:r w:rsidR="00CD41A3" w:rsidRPr="00CD41A3">
        <w:t>except using different subscripts.</w:t>
      </w:r>
      <w:r w:rsidR="00A151E8">
        <w:t xml:space="preserve"> </w:t>
      </w:r>
    </w:p>
    <w:p w14:paraId="176559BA" w14:textId="1FEC0678" w:rsidR="00D654F7" w:rsidRPr="00D654F7" w:rsidRDefault="00D654F7" w:rsidP="00D654F7">
      <w:pPr>
        <w:spacing w:line="480" w:lineRule="auto"/>
        <w:ind w:firstLine="360"/>
        <w:rPr>
          <w:rFonts w:eastAsiaTheme="minorEastAsia" w:cs="Times New Roman"/>
          <w:iCs/>
          <w:szCs w:val="24"/>
        </w:rPr>
      </w:pPr>
      <w:r>
        <w:t xml:space="preserve">The probability of the data is </w:t>
      </w:r>
      <w:r w:rsidR="006410BA">
        <w:t>a combination of the two components</w:t>
      </w:r>
      <w:r>
        <w:t xml:space="preserve"> using:</w:t>
      </w:r>
      <w:r w:rsidRPr="00D654F7">
        <w:rPr>
          <w:rFonts w:eastAsiaTheme="minorEastAsia"/>
          <w:iCs/>
          <w:szCs w:val="24"/>
        </w:rPr>
        <w:t xml:space="preserve"> </w:t>
      </w:r>
    </w:p>
    <w:p w14:paraId="511481D1" w14:textId="6F25AC36" w:rsidR="00D654F7" w:rsidRPr="006E0BE0" w:rsidRDefault="00594237" w:rsidP="00962A32">
      <w:pPr>
        <w:spacing w:line="480" w:lineRule="auto"/>
        <w:rPr>
          <w:rFonts w:eastAsiaTheme="minorEastAsia" w:cs="Times New Roman"/>
          <w:iCs/>
          <w:szCs w:val="24"/>
        </w:rPr>
      </w:pPr>
      <m:oMath>
        <m:func>
          <m:funcPr>
            <m:ctrlPr>
              <w:rPr>
                <w:rFonts w:ascii="Cambria Math" w:eastAsiaTheme="minorEastAsia" w:hAnsi="Cambria Math" w:cs="Times New Roman"/>
                <w:i/>
                <w:sz w:val="22"/>
              </w:rPr>
            </m:ctrlPr>
          </m:funcPr>
          <m:fName>
            <m:r>
              <m:rPr>
                <m:sty m:val="p"/>
              </m:rPr>
              <w:rPr>
                <w:rFonts w:ascii="Cambria Math" w:eastAsiaTheme="minorEastAsia" w:hAnsi="Cambria Math" w:cs="Times New Roman"/>
                <w:szCs w:val="24"/>
              </w:rPr>
              <m:t>Pr</m:t>
            </m:r>
          </m:fName>
          <m:e>
            <m:d>
              <m:dPr>
                <m:ctrlPr>
                  <w:rPr>
                    <w:rFonts w:ascii="Cambria Math" w:eastAsiaTheme="minorEastAsia" w:hAnsi="Cambria Math" w:cs="Times New Roman"/>
                    <w:i/>
                    <w:sz w:val="22"/>
                  </w:rPr>
                </m:ctrlPr>
              </m:dPr>
              <m:e>
                <m:sSub>
                  <m:sSubPr>
                    <m:ctrlPr>
                      <w:rPr>
                        <w:rFonts w:ascii="Cambria Math" w:eastAsiaTheme="minorEastAsia" w:hAnsi="Cambria Math" w:cs="Times New Roman"/>
                        <w:i/>
                        <w:sz w:val="22"/>
                      </w:rPr>
                    </m:ctrlPr>
                  </m:sSubPr>
                  <m:e>
                    <m:r>
                      <w:rPr>
                        <w:rFonts w:ascii="Cambria Math" w:eastAsiaTheme="minorEastAsia" w:hAnsi="Cambria Math" w:cs="Times New Roman"/>
                        <w:szCs w:val="24"/>
                      </w:rPr>
                      <m:t>b</m:t>
                    </m:r>
                  </m:e>
                  <m:sub>
                    <m:r>
                      <w:rPr>
                        <w:rFonts w:ascii="Cambria Math" w:eastAsiaTheme="minorEastAsia" w:hAnsi="Cambria Math" w:cs="Times New Roman"/>
                        <w:szCs w:val="24"/>
                      </w:rPr>
                      <m:t>i</m:t>
                    </m:r>
                  </m:sub>
                </m:sSub>
                <m:r>
                  <w:rPr>
                    <w:rFonts w:ascii="Cambria Math" w:eastAsiaTheme="minorEastAsia" w:hAnsi="Cambria Math" w:cs="Times New Roman"/>
                    <w:szCs w:val="24"/>
                  </w:rPr>
                  <m:t>=B</m:t>
                </m:r>
              </m:e>
            </m:d>
          </m:e>
        </m:func>
        <m:r>
          <w:rPr>
            <w:rFonts w:ascii="Cambria Math" w:eastAsiaTheme="minorEastAsia" w:hAnsi="Cambria Math" w:cs="Times New Roman"/>
            <w:szCs w:val="24"/>
          </w:rPr>
          <m:t>=</m:t>
        </m:r>
        <m:d>
          <m:dPr>
            <m:begChr m:val="{"/>
            <m:endChr m:val=""/>
            <m:ctrlPr>
              <w:rPr>
                <w:rFonts w:ascii="Cambria Math" w:eastAsiaTheme="minorEastAsia" w:hAnsi="Cambria Math" w:cs="Times New Roman"/>
                <w:i/>
                <w:sz w:val="22"/>
              </w:rPr>
            </m:ctrlPr>
          </m:dPr>
          <m:e>
            <m:m>
              <m:mPr>
                <m:mcs>
                  <m:mc>
                    <m:mcPr>
                      <m:count m:val="2"/>
                      <m:mcJc m:val="center"/>
                    </m:mcPr>
                  </m:mc>
                </m:mcs>
                <m:ctrlPr>
                  <w:rPr>
                    <w:rFonts w:ascii="Cambria Math" w:eastAsiaTheme="minorEastAsia" w:hAnsi="Cambria Math" w:cs="Times New Roman"/>
                    <w:i/>
                    <w:sz w:val="22"/>
                  </w:rPr>
                </m:ctrlPr>
              </m:mPr>
              <m:mr>
                <m:e>
                  <m:r>
                    <m:rPr>
                      <m:sty m:val="p"/>
                    </m:rPr>
                    <w:rPr>
                      <w:rFonts w:ascii="Cambria Math" w:eastAsiaTheme="minorEastAsia" w:hAnsi="Cambria Math" w:cs="Times New Roman"/>
                      <w:szCs w:val="24"/>
                    </w:rPr>
                    <m:t>exp⁡</m:t>
                  </m:r>
                  <m:r>
                    <w:rPr>
                      <w:rFonts w:ascii="Cambria Math" w:eastAsiaTheme="minorEastAsia" w:hAnsi="Cambria Math" w:cs="Times New Roman"/>
                      <w:szCs w:val="24"/>
                    </w:rPr>
                    <m:t>(</m:t>
                  </m:r>
                  <m:r>
                    <w:rPr>
                      <w:rFonts w:ascii="Cambria Math" w:eastAsiaTheme="minorEastAsia" w:hAnsi="Cambria Math" w:cs="Times New Roman"/>
                      <w:szCs w:val="24"/>
                      <w:highlight w:val="yellow"/>
                    </w:rPr>
                    <m:t>?</m:t>
                  </m:r>
                  <m:r>
                    <w:rPr>
                      <w:rFonts w:ascii="Cambria Math" w:eastAsiaTheme="minorEastAsia" w:hAnsi="Cambria Math" w:cs="Times New Roman"/>
                      <w:szCs w:val="24"/>
                    </w:rPr>
                    <m:t>)</m:t>
                  </m:r>
                </m:e>
                <m:e>
                  <m:r>
                    <m:rPr>
                      <m:sty m:val="p"/>
                    </m:rPr>
                    <w:rPr>
                      <w:rFonts w:ascii="Cambria Math" w:eastAsiaTheme="minorEastAsia" w:hAnsi="Cambria Math" w:cs="Times New Roman"/>
                      <w:szCs w:val="24"/>
                    </w:rPr>
                    <m:t>if </m:t>
                  </m:r>
                  <m:r>
                    <w:rPr>
                      <w:rFonts w:ascii="Cambria Math" w:eastAsiaTheme="minorEastAsia" w:hAnsi="Cambria Math" w:cs="Times New Roman"/>
                      <w:szCs w:val="24"/>
                    </w:rPr>
                    <m:t>B=0</m:t>
                  </m:r>
                </m:e>
              </m:mr>
              <m:mr>
                <m:e>
                  <m:r>
                    <w:rPr>
                      <w:rFonts w:ascii="Cambria Math" w:eastAsiaTheme="minorEastAsia" w:hAnsi="Cambria Math" w:cs="Times New Roman"/>
                      <w:szCs w:val="24"/>
                    </w:rPr>
                    <m:t>(1-</m:t>
                  </m:r>
                  <m:r>
                    <m:rPr>
                      <m:sty m:val="p"/>
                    </m:rPr>
                    <w:rPr>
                      <w:rFonts w:ascii="Cambria Math" w:eastAsiaTheme="minorEastAsia" w:hAnsi="Cambria Math" w:cs="Times New Roman"/>
                      <w:szCs w:val="24"/>
                    </w:rPr>
                    <m:t>exp⁡</m:t>
                  </m:r>
                  <m:r>
                    <w:rPr>
                      <w:rFonts w:ascii="Cambria Math" w:eastAsiaTheme="minorEastAsia" w:hAnsi="Cambria Math" w:cs="Times New Roman"/>
                      <w:szCs w:val="24"/>
                    </w:rPr>
                    <m:t>(</m:t>
                  </m:r>
                  <m:r>
                    <w:rPr>
                      <w:rFonts w:ascii="Cambria Math" w:eastAsiaTheme="minorEastAsia" w:hAnsi="Cambria Math" w:cs="Times New Roman"/>
                      <w:szCs w:val="24"/>
                      <w:highlight w:val="yellow"/>
                    </w:rPr>
                    <m:t>?</m:t>
                  </m:r>
                  <m:r>
                    <w:rPr>
                      <w:rFonts w:ascii="Cambria Math" w:eastAsiaTheme="minorEastAsia" w:hAnsi="Cambria Math" w:cs="Times New Roman"/>
                      <w:szCs w:val="24"/>
                    </w:rPr>
                    <m:t>))Gamma(</m:t>
                  </m:r>
                  <m:r>
                    <w:rPr>
                      <w:rFonts w:ascii="Cambria Math" w:eastAsiaTheme="minorEastAsia" w:hAnsi="Cambria Math" w:cs="Times New Roman"/>
                      <w:szCs w:val="24"/>
                      <w:highlight w:val="yellow"/>
                    </w:rPr>
                    <m:t>?</m:t>
                  </m:r>
                  <m:r>
                    <w:rPr>
                      <w:rFonts w:ascii="Cambria Math" w:eastAsiaTheme="minorEastAsia" w:hAnsi="Cambria Math" w:cs="Times New Roman"/>
                      <w:szCs w:val="24"/>
                    </w:rPr>
                    <m:t>)</m:t>
                  </m:r>
                </m:e>
                <m:e>
                  <m:r>
                    <m:rPr>
                      <m:sty m:val="p"/>
                    </m:rPr>
                    <w:rPr>
                      <w:rFonts w:ascii="Cambria Math" w:eastAsiaTheme="minorEastAsia" w:hAnsi="Cambria Math" w:cs="Times New Roman"/>
                      <w:szCs w:val="24"/>
                    </w:rPr>
                    <m:t>if </m:t>
                  </m:r>
                  <m:r>
                    <w:rPr>
                      <w:rFonts w:ascii="Cambria Math" w:eastAsiaTheme="minorEastAsia" w:hAnsi="Cambria Math" w:cs="Times New Roman"/>
                      <w:szCs w:val="24"/>
                    </w:rPr>
                    <m:t>B&gt;0</m:t>
                  </m:r>
                </m:e>
              </m:mr>
            </m:m>
          </m:e>
        </m:d>
      </m:oMath>
      <w:r w:rsidR="00962A32">
        <w:rPr>
          <w:rFonts w:eastAsiaTheme="minorEastAsia" w:cs="Times New Roman"/>
          <w:sz w:val="22"/>
        </w:rPr>
        <w:t xml:space="preserve">, </w:t>
      </w:r>
      <w:r w:rsidR="00962A32">
        <w:rPr>
          <w:rFonts w:eastAsiaTheme="minorEastAsia" w:cs="Times New Roman"/>
          <w:sz w:val="22"/>
        </w:rPr>
        <w:tab/>
      </w:r>
      <w:r w:rsidR="00962A32">
        <w:rPr>
          <w:rFonts w:eastAsiaTheme="minorEastAsia" w:cs="Times New Roman"/>
          <w:sz w:val="22"/>
        </w:rPr>
        <w:tab/>
      </w:r>
      <w:bookmarkStart w:id="8" w:name="Eq_likelihood"/>
      <w:r w:rsidR="00962A32">
        <w:rPr>
          <w:rFonts w:eastAsiaTheme="minorEastAsia" w:cs="Times New Roman"/>
          <w:sz w:val="22"/>
        </w:rPr>
        <w:t xml:space="preserve">Eq. </w:t>
      </w:r>
      <w:r w:rsidR="00962A32">
        <w:rPr>
          <w:rFonts w:eastAsiaTheme="minorEastAsia" w:cs="Times New Roman"/>
          <w:sz w:val="22"/>
        </w:rPr>
        <w:fldChar w:fldCharType="begin"/>
      </w:r>
      <w:r w:rsidR="00962A32">
        <w:rPr>
          <w:rFonts w:eastAsiaTheme="minorEastAsia" w:cs="Times New Roman"/>
          <w:sz w:val="22"/>
        </w:rPr>
        <w:instrText xml:space="preserve"> SEQ Eq \* MERGEFORMAT </w:instrText>
      </w:r>
      <w:r w:rsidR="00962A32">
        <w:rPr>
          <w:rFonts w:eastAsiaTheme="minorEastAsia" w:cs="Times New Roman"/>
          <w:sz w:val="22"/>
        </w:rPr>
        <w:fldChar w:fldCharType="separate"/>
      </w:r>
      <w:r w:rsidR="00EC4DD3">
        <w:rPr>
          <w:rFonts w:eastAsiaTheme="minorEastAsia" w:cs="Times New Roman"/>
          <w:noProof/>
          <w:sz w:val="22"/>
        </w:rPr>
        <w:t>3</w:t>
      </w:r>
      <w:r w:rsidR="00962A32">
        <w:rPr>
          <w:rFonts w:eastAsiaTheme="minorEastAsia" w:cs="Times New Roman"/>
          <w:sz w:val="22"/>
        </w:rPr>
        <w:fldChar w:fldCharType="end"/>
      </w:r>
      <w:bookmarkEnd w:id="8"/>
    </w:p>
    <w:p w14:paraId="17C24CC7" w14:textId="73C97576" w:rsidR="00D654F7" w:rsidRDefault="00D654F7" w:rsidP="006410BA">
      <w:pPr>
        <w:rPr>
          <w:rFonts w:eastAsiaTheme="minorEastAsia"/>
        </w:rPr>
      </w:pPr>
      <w:proofErr w:type="gramStart"/>
      <w:r>
        <w:t>where</w:t>
      </w:r>
      <w:proofErr w:type="gramEnd"/>
      <w:r>
        <w:t xml:space="preserve"> </w:t>
      </w:r>
      <w:r w:rsidR="00EB21EC" w:rsidRPr="00EB21EC">
        <w:rPr>
          <w:highlight w:val="yellow"/>
        </w:rPr>
        <w:t>x</w:t>
      </w:r>
      <w:r w:rsidR="00EB21EC">
        <w:rPr>
          <w:highlight w:val="yellow"/>
        </w:rPr>
        <w:t xml:space="preserve"> </w:t>
      </w:r>
      <w:r w:rsidR="00EB21EC" w:rsidRPr="00EB21EC">
        <w:rPr>
          <w:highlight w:val="yellow"/>
        </w:rPr>
        <w:t>…</w:t>
      </w:r>
      <w:r w:rsidR="00EB21EC">
        <w:t xml:space="preserve">. </w:t>
      </w:r>
      <w:r w:rsidR="00392BB4">
        <w:rPr>
          <w:rFonts w:eastAsiaTheme="minorEastAsia"/>
        </w:rPr>
        <w:t xml:space="preserve">See Appendix </w:t>
      </w:r>
      <w:r w:rsidR="00EC4DD3">
        <w:rPr>
          <w:rFonts w:eastAsiaTheme="minorEastAsia"/>
        </w:rPr>
        <w:fldChar w:fldCharType="begin"/>
      </w:r>
      <w:r w:rsidR="00EC4DD3">
        <w:rPr>
          <w:rFonts w:eastAsiaTheme="minorEastAsia"/>
        </w:rPr>
        <w:instrText xml:space="preserve"> REF Appendix_PoissonLink \h </w:instrText>
      </w:r>
      <w:r w:rsidR="00EC4DD3">
        <w:rPr>
          <w:rFonts w:eastAsiaTheme="minorEastAsia"/>
        </w:rPr>
      </w:r>
      <w:r w:rsidR="00EC4DD3">
        <w:rPr>
          <w:rFonts w:eastAsiaTheme="minorEastAsia"/>
        </w:rPr>
        <w:fldChar w:fldCharType="separate"/>
      </w:r>
      <w:r w:rsidR="00EC4DD3">
        <w:rPr>
          <w:noProof/>
        </w:rPr>
        <w:t>B</w:t>
      </w:r>
      <w:r w:rsidR="00EC4DD3">
        <w:rPr>
          <w:rFonts w:eastAsiaTheme="minorEastAsia"/>
        </w:rPr>
        <w:fldChar w:fldCharType="end"/>
      </w:r>
      <w:r w:rsidR="00EC4DD3">
        <w:rPr>
          <w:rFonts w:eastAsiaTheme="minorEastAsia"/>
        </w:rPr>
        <w:t xml:space="preserve"> </w:t>
      </w:r>
      <w:r w:rsidR="00392BB4">
        <w:rPr>
          <w:rFonts w:eastAsiaTheme="minorEastAsia"/>
        </w:rPr>
        <w:t>for</w:t>
      </w:r>
      <w:r w:rsidR="00B77D30">
        <w:rPr>
          <w:rFonts w:eastAsiaTheme="minorEastAsia"/>
        </w:rPr>
        <w:t xml:space="preserve"> an</w:t>
      </w:r>
      <w:r w:rsidR="00392BB4">
        <w:rPr>
          <w:rFonts w:eastAsiaTheme="minorEastAsia"/>
        </w:rPr>
        <w:t xml:space="preserve"> alternative to the </w:t>
      </w:r>
      <w:r w:rsidR="004D189B">
        <w:rPr>
          <w:rFonts w:eastAsiaTheme="minorEastAsia"/>
        </w:rPr>
        <w:t xml:space="preserve">conventional </w:t>
      </w:r>
      <w:r w:rsidR="00392BB4">
        <w:rPr>
          <w:rFonts w:eastAsiaTheme="minorEastAsia"/>
        </w:rPr>
        <w:t>delta-model</w:t>
      </w:r>
      <w:r w:rsidR="004D189B">
        <w:rPr>
          <w:rFonts w:eastAsiaTheme="minorEastAsia"/>
        </w:rPr>
        <w:t xml:space="preserve"> (Thorson, 2017)</w:t>
      </w:r>
      <w:r w:rsidR="00392BB4">
        <w:rPr>
          <w:rFonts w:eastAsiaTheme="minorEastAsia"/>
        </w:rPr>
        <w:t xml:space="preserve">. </w:t>
      </w:r>
    </w:p>
    <w:p w14:paraId="242B9F2F" w14:textId="5040F2A1" w:rsidR="0002776E" w:rsidRDefault="00ED2158" w:rsidP="005C41E3">
      <w:pPr>
        <w:ind w:firstLine="360"/>
      </w:pPr>
      <w:r>
        <w:t xml:space="preserve">Parameter estimation was facilitated by maximizing the marginal likelihood of the fixed effects (intercepts, decorrelation distances, anisotropy parameters, and residual variation in positive catch rates) given the fitted data. </w:t>
      </w:r>
      <w:r w:rsidR="00C77754">
        <w:t>The marginal likelihood</w:t>
      </w:r>
      <w:r w:rsidR="00100ECD">
        <w:t xml:space="preserve"> was approximated using the Laplace approximation</w:t>
      </w:r>
      <w:r w:rsidR="004B6109">
        <w:t xml:space="preserve"> (</w:t>
      </w:r>
      <w:proofErr w:type="spellStart"/>
      <w:r w:rsidR="004B6109">
        <w:t>Skaug</w:t>
      </w:r>
      <w:proofErr w:type="spellEnd"/>
      <w:r w:rsidR="004B6109">
        <w:t xml:space="preserve"> and Fournier, 2006)</w:t>
      </w:r>
      <w:r w:rsidR="00100ECD">
        <w:t>, which approximates the multidimensional integral of the joint likelihood (i.e., the product of the probability of random effects, given the fixed effects</w:t>
      </w:r>
      <w:r w:rsidR="004B6109">
        <w:t>,</w:t>
      </w:r>
      <w:r w:rsidR="00100ECD">
        <w:t xml:space="preserve"> and the probability of the data</w:t>
      </w:r>
      <w:r w:rsidR="004B6109">
        <w:t>,</w:t>
      </w:r>
      <w:r w:rsidR="00100ECD">
        <w:t xml:space="preserve"> given random and fixed effects), using Template Model Builder (</w:t>
      </w:r>
      <w:proofErr w:type="spellStart"/>
      <w:r w:rsidR="00100ECD">
        <w:t>Kristensen</w:t>
      </w:r>
      <w:proofErr w:type="spellEnd"/>
      <w:r w:rsidR="00100ECD">
        <w:t xml:space="preserve"> et al., 2016). </w:t>
      </w:r>
      <w:r w:rsidR="004B6109">
        <w:t xml:space="preserve">Additionally, a non-linear minimization routine available in the R statistical environment (R Core Team, 2018) was used to identify the maximum-likelihood estimate of the fixed effects </w:t>
      </w:r>
      <w:r w:rsidR="006D7F7C">
        <w:t xml:space="preserve">given </w:t>
      </w:r>
      <w:r w:rsidR="004B6109">
        <w:t xml:space="preserve">the gradient of the approximated marginal likelihood with respect to all fixed effects. </w:t>
      </w:r>
    </w:p>
    <w:p w14:paraId="5AC7260E" w14:textId="3627B579" w:rsidR="001F62E8" w:rsidRPr="0002776E" w:rsidRDefault="001F62E8" w:rsidP="005C41E3">
      <w:pPr>
        <w:ind w:firstLine="360"/>
      </w:pPr>
      <w:r w:rsidRPr="001F62E8">
        <w:rPr>
          <w:highlight w:val="yellow"/>
        </w:rPr>
        <w:t>Bias correction needs to be included in the methods section</w:t>
      </w:r>
      <w:r w:rsidR="00BC393D">
        <w:t xml:space="preserve"> (Thorson and </w:t>
      </w:r>
      <w:proofErr w:type="spellStart"/>
      <w:r w:rsidR="00BC393D">
        <w:t>Kristensen</w:t>
      </w:r>
      <w:proofErr w:type="spellEnd"/>
      <w:r w:rsidR="00BC393D">
        <w:t>, 2016)</w:t>
      </w:r>
      <w:r>
        <w:t>.</w:t>
      </w:r>
    </w:p>
    <w:p w14:paraId="4117FB34" w14:textId="79758440" w:rsidR="00EB21EC" w:rsidRDefault="00EB21EC" w:rsidP="0002776E">
      <w:pPr>
        <w:pStyle w:val="Heading2"/>
        <w:spacing w:before="120"/>
      </w:pPr>
      <w:r>
        <w:t>Empirical data</w:t>
      </w:r>
    </w:p>
    <w:p w14:paraId="6CCE0B32" w14:textId="08A53922" w:rsidR="008D4A35" w:rsidRDefault="00122B8C" w:rsidP="00361B14">
      <w:r>
        <w:t xml:space="preserve">Alaska plaice are </w:t>
      </w:r>
      <w:r w:rsidR="000B7919">
        <w:t xml:space="preserve">a </w:t>
      </w:r>
      <w:r>
        <w:t>lightly harvested flatfish that primarily resides on the eastern Bering Sea continental shelf. No targeted commercial fishery exists for them, and they are primarily caught as bycatch in the yellowfin sole (</w:t>
      </w:r>
      <w:proofErr w:type="spellStart"/>
      <w:r w:rsidR="000B7919" w:rsidRPr="000B7919">
        <w:rPr>
          <w:i/>
        </w:rPr>
        <w:t>Limanda</w:t>
      </w:r>
      <w:proofErr w:type="spellEnd"/>
      <w:r w:rsidR="000B7919" w:rsidRPr="000B7919">
        <w:rPr>
          <w:i/>
        </w:rPr>
        <w:t xml:space="preserve"> </w:t>
      </w:r>
      <w:proofErr w:type="spellStart"/>
      <w:r w:rsidR="000B7919" w:rsidRPr="000B7919">
        <w:rPr>
          <w:i/>
        </w:rPr>
        <w:t>aspera</w:t>
      </w:r>
      <w:proofErr w:type="spellEnd"/>
      <w:r>
        <w:t>) fishery (</w:t>
      </w:r>
      <w:r w:rsidR="000B7919">
        <w:t xml:space="preserve">Zhang et al., 1998; </w:t>
      </w:r>
      <w:proofErr w:type="spellStart"/>
      <w:r w:rsidR="000B7919">
        <w:t>Wilderbuer</w:t>
      </w:r>
      <w:proofErr w:type="spellEnd"/>
      <w:r w:rsidR="000B7919">
        <w:t xml:space="preserve"> and Nichol, 2017</w:t>
      </w:r>
      <w:r>
        <w:t xml:space="preserve">). </w:t>
      </w:r>
      <w:r w:rsidR="000B7919">
        <w:t>Their distribution overlaps with that of yellowfin sole’s primarily from April to June in continental slope waters during the spawning season (</w:t>
      </w:r>
      <w:proofErr w:type="spellStart"/>
      <w:r w:rsidR="000B7919">
        <w:t>S</w:t>
      </w:r>
      <w:r w:rsidR="008D4A35">
        <w:t>wartzman</w:t>
      </w:r>
      <w:proofErr w:type="spellEnd"/>
      <w:r w:rsidR="008D4A35">
        <w:t xml:space="preserve"> et al., 1992</w:t>
      </w:r>
      <w:r w:rsidR="000B7919">
        <w:t xml:space="preserve">) even though the </w:t>
      </w:r>
      <w:proofErr w:type="spellStart"/>
      <w:r w:rsidR="000B7919">
        <w:t>center</w:t>
      </w:r>
      <w:proofErr w:type="spellEnd"/>
      <w:r w:rsidR="000B7919">
        <w:t xml:space="preserve"> of the their overall distribution occurs northwest of yellowfin sole’s (</w:t>
      </w:r>
      <w:r w:rsidR="008D4A35" w:rsidRPr="008D4A35">
        <w:rPr>
          <w:highlight w:val="yellow"/>
        </w:rPr>
        <w:t>citation</w:t>
      </w:r>
      <w:r w:rsidR="000B7919">
        <w:t xml:space="preserve">). </w:t>
      </w:r>
      <w:r w:rsidR="008D4A35" w:rsidRPr="008D4A35">
        <w:rPr>
          <w:highlight w:val="yellow"/>
        </w:rPr>
        <w:t>Reason why depth governs their distribution, or why we care.</w:t>
      </w:r>
    </w:p>
    <w:p w14:paraId="2C5F7EF1" w14:textId="23AE3257" w:rsidR="00EB21EC" w:rsidRDefault="00EB21EC" w:rsidP="008D4A35">
      <w:pPr>
        <w:ind w:firstLine="360"/>
      </w:pPr>
      <w:r>
        <w:t xml:space="preserve">Data for Alaska plaice </w:t>
      </w:r>
      <w:r w:rsidR="00361B14">
        <w:t xml:space="preserve">in the Eastern Bering Sea Trawl Survey </w:t>
      </w:r>
      <w:r>
        <w:t xml:space="preserve">were obtained from </w:t>
      </w:r>
      <w:r w:rsidR="00361B14">
        <w:t xml:space="preserve">the Alaska Fisheries Science </w:t>
      </w:r>
      <w:proofErr w:type="spellStart"/>
      <w:r w:rsidR="00361B14">
        <w:t>Center</w:t>
      </w:r>
      <w:proofErr w:type="spellEnd"/>
      <w:r w:rsidR="00361B14">
        <w:t xml:space="preserve">. The survey operates annually, utilizing a fixed-station design focused on sampling </w:t>
      </w:r>
      <w:proofErr w:type="spellStart"/>
      <w:r w:rsidR="00361B14">
        <w:t>groundfish</w:t>
      </w:r>
      <w:proofErr w:type="spellEnd"/>
      <w:r w:rsidR="00361B14">
        <w:t xml:space="preserve"> and invertebrates (</w:t>
      </w:r>
      <w:proofErr w:type="spellStart"/>
      <w:r w:rsidR="00361B14">
        <w:t>Lauth</w:t>
      </w:r>
      <w:proofErr w:type="spellEnd"/>
      <w:r w:rsidR="00361B14">
        <w:t xml:space="preserve"> and Conner, 2016). Data provided an observed measure of biomass-per-unit area and depth for each sampled location. Alaska plaice are thought to be adequately sampled in the survey such that </w:t>
      </w:r>
      <w:r w:rsidR="00361B14" w:rsidRPr="00361B14">
        <w:rPr>
          <w:highlight w:val="yellow"/>
        </w:rPr>
        <w:t>something about an unbiased estimate of their relative biomass</w:t>
      </w:r>
      <w:r w:rsidR="00361B14">
        <w:t xml:space="preserve">. </w:t>
      </w:r>
      <w:r w:rsidR="00361B14" w:rsidRPr="00361B14">
        <w:rPr>
          <w:highlight w:val="yellow"/>
        </w:rPr>
        <w:t xml:space="preserve">Blah </w:t>
      </w:r>
      <w:proofErr w:type="spellStart"/>
      <w:r w:rsidR="00361B14" w:rsidRPr="00361B14">
        <w:rPr>
          <w:highlight w:val="yellow"/>
        </w:rPr>
        <w:t>blah</w:t>
      </w:r>
      <w:proofErr w:type="spellEnd"/>
      <w:r w:rsidR="00361B14" w:rsidRPr="00361B14">
        <w:rPr>
          <w:highlight w:val="yellow"/>
        </w:rPr>
        <w:t xml:space="preserve"> </w:t>
      </w:r>
      <w:proofErr w:type="spellStart"/>
      <w:r w:rsidR="00361B14" w:rsidRPr="00361B14">
        <w:rPr>
          <w:highlight w:val="yellow"/>
        </w:rPr>
        <w:t>blah</w:t>
      </w:r>
      <w:proofErr w:type="spellEnd"/>
      <w:r w:rsidR="00361B14">
        <w:t xml:space="preserve">. </w:t>
      </w:r>
    </w:p>
    <w:p w14:paraId="54C4CE0E" w14:textId="5BEC3B8C" w:rsidR="00361B14" w:rsidRPr="00EB21EC" w:rsidRDefault="00122B8C" w:rsidP="00361B14">
      <w:pPr>
        <w:ind w:firstLine="360"/>
      </w:pPr>
      <w:r>
        <w:t xml:space="preserve">Two models were fit to the empirical data. The first model ignored habitat covariates and blah </w:t>
      </w:r>
      <w:proofErr w:type="spellStart"/>
      <w:r>
        <w:t>blah</w:t>
      </w:r>
      <w:proofErr w:type="spellEnd"/>
      <w:r>
        <w:t xml:space="preserve">. The second model included depth and estimated </w:t>
      </w:r>
      <w:r w:rsidRPr="00122B8C">
        <w:rPr>
          <w:highlight w:val="yellow"/>
        </w:rPr>
        <w:t xml:space="preserve">what </w:t>
      </w:r>
      <w:proofErr w:type="gramStart"/>
      <w:r w:rsidRPr="00122B8C">
        <w:rPr>
          <w:highlight w:val="yellow"/>
        </w:rPr>
        <w:t>did it estimate</w:t>
      </w:r>
      <w:proofErr w:type="gramEnd"/>
      <w:r>
        <w:t>.</w:t>
      </w:r>
    </w:p>
    <w:p w14:paraId="614EF08E" w14:textId="56B03617" w:rsidR="0002776E" w:rsidRDefault="0002776E" w:rsidP="0002776E">
      <w:pPr>
        <w:pStyle w:val="Heading2"/>
        <w:spacing w:before="120"/>
      </w:pPr>
      <w:commentRangeStart w:id="9"/>
      <w:r w:rsidRPr="0002776E">
        <w:t>Simulation</w:t>
      </w:r>
      <w:commentRangeEnd w:id="9"/>
      <w:r w:rsidR="006D7F7C">
        <w:rPr>
          <w:rStyle w:val="CommentReference"/>
          <w:rFonts w:eastAsiaTheme="minorHAnsi" w:cstheme="minorBidi"/>
        </w:rPr>
        <w:commentReference w:id="9"/>
      </w:r>
    </w:p>
    <w:p w14:paraId="433703BB" w14:textId="2AD5A310" w:rsidR="00034E92" w:rsidRDefault="005C41E3" w:rsidP="0002776E">
      <w:r>
        <w:t>Simulations were based on</w:t>
      </w:r>
      <w:r w:rsidR="002964CE">
        <w:t xml:space="preserve"> </w:t>
      </w:r>
      <w:r>
        <w:t xml:space="preserve">fits </w:t>
      </w:r>
      <w:r w:rsidR="00E73403">
        <w:t>of the spatiotemporal index</w:t>
      </w:r>
      <w:r w:rsidR="00692792">
        <w:t>-</w:t>
      </w:r>
      <w:r w:rsidR="00E73403">
        <w:t xml:space="preserve">standardization model </w:t>
      </w:r>
      <w:r>
        <w:t xml:space="preserve">to </w:t>
      </w:r>
      <w:proofErr w:type="spellStart"/>
      <w:r>
        <w:t>arrowtooth</w:t>
      </w:r>
      <w:proofErr w:type="spellEnd"/>
      <w:r>
        <w:t xml:space="preserve"> flounder data from the eastern Bering Sea trawl survey for </w:t>
      </w:r>
      <w:proofErr w:type="spellStart"/>
      <w:r>
        <w:t>groundfish</w:t>
      </w:r>
      <w:proofErr w:type="spellEnd"/>
      <w:r>
        <w:t xml:space="preserve"> and invertebrates operated by the Alaska Fisheries Science </w:t>
      </w:r>
      <w:proofErr w:type="spellStart"/>
      <w:r>
        <w:t>Center</w:t>
      </w:r>
      <w:proofErr w:type="spellEnd"/>
      <w:r>
        <w:t xml:space="preserve"> (</w:t>
      </w:r>
      <w:proofErr w:type="spellStart"/>
      <w:r>
        <w:t>Lauth</w:t>
      </w:r>
      <w:proofErr w:type="spellEnd"/>
      <w:r>
        <w:t xml:space="preserve"> and Conner, 2016). The </w:t>
      </w:r>
      <w:r w:rsidR="002964CE">
        <w:t xml:space="preserve">fixed-station </w:t>
      </w:r>
      <w:r>
        <w:t>survey data</w:t>
      </w:r>
      <w:r w:rsidR="002964CE">
        <w:t xml:space="preserve"> were standardized by area swept and provided Depths were subsequently standardized to have a mean of zero and a standard deviation of one. </w:t>
      </w:r>
      <w:commentRangeStart w:id="10"/>
      <w:r w:rsidR="002964CE">
        <w:t>Th</w:t>
      </w:r>
      <w:r w:rsidR="00216E9F">
        <w:t>ese</w:t>
      </w:r>
      <w:r w:rsidR="002964CE">
        <w:t xml:space="preserve"> data </w:t>
      </w:r>
      <w:r w:rsidR="00216E9F">
        <w:t xml:space="preserve">were </w:t>
      </w:r>
      <w:r w:rsidR="002964CE">
        <w:t>used to fit two models, one with depth as a fixed effect and one that did not include dept</w:t>
      </w:r>
      <w:commentRangeEnd w:id="10"/>
      <w:r w:rsidR="00216E9F">
        <w:rPr>
          <w:rStyle w:val="CommentReference"/>
        </w:rPr>
        <w:commentReference w:id="10"/>
      </w:r>
      <w:r w:rsidR="002964CE">
        <w:t xml:space="preserve">h. Estimates were then used to simulate data sets, where each data set had the same annual sample size and utilized the same sampling locations as the fitted data. </w:t>
      </w:r>
    </w:p>
    <w:p w14:paraId="1F18A260" w14:textId="51779A76" w:rsidR="0002776E" w:rsidRDefault="00034E92" w:rsidP="00034E92">
      <w:pPr>
        <w:ind w:firstLine="360"/>
      </w:pPr>
      <w:r>
        <w:rPr>
          <w:highlight w:val="yellow"/>
        </w:rPr>
        <w:t xml:space="preserve">Write a paragraph regarding the specifications of the simulation model. </w:t>
      </w:r>
      <w:r w:rsidRPr="00034E92">
        <w:t>All marginal variances of the spatial fields were simulated using a value of 0.5 regardless of their estimated value</w:t>
      </w:r>
      <w:r>
        <w:t>.</w:t>
      </w:r>
    </w:p>
    <w:p w14:paraId="504DF15F" w14:textId="3211B3E6" w:rsidR="00270B4E" w:rsidRDefault="00692792" w:rsidP="00270B4E">
      <w:pPr>
        <w:ind w:firstLine="360"/>
        <w:rPr>
          <w:highlight w:val="yellow"/>
        </w:rPr>
      </w:pPr>
      <w:r>
        <w:t xml:space="preserve">The simulated data were fit to the same two spatiotemporal index-standardization models used </w:t>
      </w:r>
      <w:r w:rsidR="00DD3EDD">
        <w:t>to fit the empirical data</w:t>
      </w:r>
      <w:r>
        <w:t xml:space="preserve">. </w:t>
      </w:r>
      <w:r w:rsidR="0063074C">
        <w:t xml:space="preserve">The overall design was </w:t>
      </w:r>
      <w:r>
        <w:t>factorial</w:t>
      </w:r>
      <w:r w:rsidR="008B22CF">
        <w:t>,</w:t>
      </w:r>
      <w:r>
        <w:t xml:space="preserve"> where the true process was and was not governed by depth and the estimation process did and did not include depth, leading to two </w:t>
      </w:r>
      <w:proofErr w:type="spellStart"/>
      <w:r>
        <w:t>misspecified</w:t>
      </w:r>
      <w:proofErr w:type="spellEnd"/>
      <w:r>
        <w:t xml:space="preserve"> </w:t>
      </w:r>
      <w:r w:rsidR="00DD3EDD">
        <w:t xml:space="preserve">and two correctly specified </w:t>
      </w:r>
      <w:r>
        <w:t xml:space="preserve">combinations of the operating model and </w:t>
      </w:r>
      <w:r>
        <w:lastRenderedPageBreak/>
        <w:t xml:space="preserve">estimation method. </w:t>
      </w:r>
      <w:r w:rsidR="00034E92">
        <w:rPr>
          <w:highlight w:val="yellow"/>
        </w:rPr>
        <w:t>Should a</w:t>
      </w:r>
      <w:r w:rsidR="008B22CF" w:rsidRPr="008B22CF">
        <w:rPr>
          <w:highlight w:val="yellow"/>
        </w:rPr>
        <w:t>lternative configuratio</w:t>
      </w:r>
      <w:r w:rsidR="00034E92">
        <w:rPr>
          <w:highlight w:val="yellow"/>
        </w:rPr>
        <w:t>ns be investigated</w:t>
      </w:r>
      <w:r w:rsidR="001F62E8">
        <w:rPr>
          <w:highlight w:val="yellow"/>
        </w:rPr>
        <w:t xml:space="preserve">, such as looking at a </w:t>
      </w:r>
      <w:commentRangeStart w:id="11"/>
      <w:r w:rsidR="001F62E8">
        <w:rPr>
          <w:highlight w:val="yellow"/>
        </w:rPr>
        <w:t>range of depth effect covariates or spatial range parameters</w:t>
      </w:r>
      <w:r w:rsidR="00034E92" w:rsidRPr="00034E92">
        <w:rPr>
          <w:highlight w:val="yellow"/>
        </w:rPr>
        <w:t>?</w:t>
      </w:r>
      <w:commentRangeEnd w:id="11"/>
      <w:r w:rsidR="00216E9F">
        <w:rPr>
          <w:rStyle w:val="CommentReference"/>
        </w:rPr>
        <w:commentReference w:id="11"/>
      </w:r>
    </w:p>
    <w:p w14:paraId="1640F9FB" w14:textId="2B1A68F3" w:rsidR="00EF3ADD" w:rsidRDefault="001F62E8" w:rsidP="00270B4E">
      <w:pPr>
        <w:ind w:firstLine="360"/>
        <w:rPr>
          <w:highlight w:val="yellow"/>
        </w:rPr>
      </w:pPr>
      <w:r>
        <w:rPr>
          <w:highlight w:val="yellow"/>
        </w:rPr>
        <w:t xml:space="preserve">JTT: </w:t>
      </w:r>
      <w:r w:rsidR="00EF3ADD" w:rsidRPr="00EF3ADD">
        <w:rPr>
          <w:highlight w:val="yellow"/>
        </w:rPr>
        <w:t xml:space="preserve">What do I do when </w:t>
      </w:r>
      <w:r w:rsidR="00EF3ADD">
        <w:rPr>
          <w:highlight w:val="yellow"/>
        </w:rPr>
        <w:t xml:space="preserve">estimated </w:t>
      </w:r>
      <w:r w:rsidR="00EF3ADD" w:rsidRPr="00EF3ADD">
        <w:rPr>
          <w:highlight w:val="yellow"/>
        </w:rPr>
        <w:t>parameters are degenerate? Should those runs be removed, or should I fix the value at zero and re-run the model?</w:t>
      </w:r>
    </w:p>
    <w:p w14:paraId="0A3269D2" w14:textId="5BA4260A" w:rsidR="009B15E8" w:rsidRDefault="009B15E8" w:rsidP="00270B4E">
      <w:pPr>
        <w:ind w:firstLine="360"/>
      </w:pPr>
      <w:r w:rsidRPr="009B15E8">
        <w:rPr>
          <w:highlight w:val="yellow"/>
        </w:rPr>
        <w:t xml:space="preserve">How do I test if the depth covariate is “significant” or the amount of variation that it explains? Does this involve likelihood ratio tests between models with and without the </w:t>
      </w:r>
      <w:commentRangeStart w:id="12"/>
      <w:r w:rsidRPr="009B15E8">
        <w:rPr>
          <w:highlight w:val="yellow"/>
        </w:rPr>
        <w:t>covariate</w:t>
      </w:r>
      <w:commentRangeEnd w:id="12"/>
      <w:r w:rsidR="00216E9F">
        <w:rPr>
          <w:rStyle w:val="CommentReference"/>
        </w:rPr>
        <w:commentReference w:id="12"/>
      </w:r>
      <w:r w:rsidRPr="009B15E8">
        <w:rPr>
          <w:highlight w:val="yellow"/>
        </w:rPr>
        <w:t>?</w:t>
      </w:r>
    </w:p>
    <w:p w14:paraId="5009969F" w14:textId="5AC8F828" w:rsidR="00692792" w:rsidRPr="0002776E" w:rsidRDefault="00692792" w:rsidP="00270B4E">
      <w:pPr>
        <w:ind w:firstLine="360"/>
      </w:pPr>
      <w:r>
        <w:t>Model performance was measured using relative error (</w:t>
      </w:r>
      <m:oMath>
        <m:r>
          <w:rPr>
            <w:rFonts w:ascii="Cambria Math" w:hAnsi="Cambria Math"/>
          </w:rPr>
          <m:t>RE=</m:t>
        </m:r>
        <m:f>
          <m:fPr>
            <m:type m:val="lin"/>
            <m:ctrlPr>
              <w:rPr>
                <w:rFonts w:ascii="Cambria Math" w:hAnsi="Cambria Math"/>
                <w:i/>
              </w:rPr>
            </m:ctrlPr>
          </m:fPr>
          <m:num>
            <m:d>
              <m:dPr>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num>
          <m:den>
            <m:r>
              <w:rPr>
                <w:rFonts w:ascii="Cambria Math" w:hAnsi="Cambria Math"/>
              </w:rPr>
              <m:t>θ</m:t>
            </m:r>
          </m:den>
        </m:f>
      </m:oMath>
      <w:r>
        <w:t xml:space="preserve">) and </w:t>
      </w:r>
      <w:r w:rsidR="0063074C">
        <w:t>the median absolute error (</w:t>
      </w:r>
      <m:oMath>
        <m:r>
          <w:rPr>
            <w:rFonts w:ascii="Cambria Math" w:hAnsi="Cambria Math"/>
          </w:rPr>
          <m:t>MAE= median(</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r>
          <w:rPr>
            <w:rFonts w:ascii="Cambria Math" w:hAnsi="Cambria Math"/>
          </w:rPr>
          <m:t>)</m:t>
        </m:r>
      </m:oMath>
      <w:r w:rsidR="0063074C">
        <w:t xml:space="preserve">), where </w:t>
      </w:r>
      <m:oMath>
        <m:acc>
          <m:accPr>
            <m:ctrlPr>
              <w:rPr>
                <w:rFonts w:ascii="Cambria Math" w:hAnsi="Cambria Math"/>
                <w:i/>
              </w:rPr>
            </m:ctrlPr>
          </m:accPr>
          <m:e>
            <m:r>
              <w:rPr>
                <w:rFonts w:ascii="Cambria Math" w:hAnsi="Cambria Math"/>
              </w:rPr>
              <m:t>θ</m:t>
            </m:r>
          </m:e>
        </m:acc>
      </m:oMath>
      <w:r w:rsidR="0063074C">
        <w:rPr>
          <w:rFonts w:eastAsiaTheme="minorEastAsia"/>
        </w:rPr>
        <w:t xml:space="preserve"> and </w:t>
      </w:r>
      <m:oMath>
        <m:r>
          <w:rPr>
            <w:rFonts w:ascii="Cambria Math" w:hAnsi="Cambria Math"/>
          </w:rPr>
          <m:t>θ</m:t>
        </m:r>
      </m:oMath>
      <w:r w:rsidR="0063074C">
        <w:rPr>
          <w:rFonts w:eastAsiaTheme="minorEastAsia"/>
        </w:rPr>
        <w:t xml:space="preserve"> are estimated values and true values from the operating </w:t>
      </w:r>
      <w:commentRangeStart w:id="13"/>
      <w:r w:rsidR="0063074C">
        <w:rPr>
          <w:rFonts w:eastAsiaTheme="minorEastAsia"/>
        </w:rPr>
        <w:t>model</w:t>
      </w:r>
      <w:commentRangeEnd w:id="13"/>
      <w:r w:rsidR="00216E9F">
        <w:rPr>
          <w:rStyle w:val="CommentReference"/>
        </w:rPr>
        <w:commentReference w:id="13"/>
      </w:r>
      <w:r w:rsidR="0063074C">
        <w:rPr>
          <w:rFonts w:eastAsiaTheme="minorEastAsia"/>
        </w:rPr>
        <w:t xml:space="preserve">, respectively. </w:t>
      </w:r>
      <w:r w:rsidR="00370B09">
        <w:rPr>
          <w:rFonts w:eastAsiaTheme="minorEastAsia"/>
        </w:rPr>
        <w:t>Additionally, the</w:t>
      </w:r>
      <w:r w:rsidR="00F30D34">
        <w:rPr>
          <w:rFonts w:eastAsiaTheme="minorEastAsia"/>
        </w:rPr>
        <w:t xml:space="preserve"> difference between the</w:t>
      </w:r>
      <w:r w:rsidR="00370B09">
        <w:rPr>
          <w:rFonts w:eastAsiaTheme="minorEastAsia"/>
        </w:rPr>
        <w:t xml:space="preserve"> log ratio of the estimated index in the first and last year </w:t>
      </w:r>
      <w:r w:rsidR="00F30D34">
        <w:rPr>
          <w:rFonts w:eastAsiaTheme="minorEastAsia"/>
        </w:rPr>
        <w:t>and</w:t>
      </w:r>
      <w:r w:rsidR="00370B09">
        <w:rPr>
          <w:rFonts w:eastAsiaTheme="minorEastAsia"/>
        </w:rPr>
        <w:t xml:space="preserve"> the log ratio of the true index in the first and last year </w:t>
      </w:r>
      <w:r w:rsidR="00F30D34">
        <w:rPr>
          <w:rFonts w:eastAsiaTheme="minorEastAsia"/>
        </w:rPr>
        <w:t xml:space="preserve">was investigated </w:t>
      </w:r>
      <w:r w:rsidR="00370B09">
        <w:rPr>
          <w:rFonts w:eastAsiaTheme="minorEastAsia"/>
        </w:rPr>
        <w:t xml:space="preserve">to assess bias in the estimated trend. </w:t>
      </w:r>
      <w:r w:rsidR="003802B4">
        <w:rPr>
          <w:rFonts w:eastAsiaTheme="minorEastAsia"/>
        </w:rPr>
        <w:t xml:space="preserve">The best model of the two investigated was chosen using </w:t>
      </w:r>
      <w:proofErr w:type="spellStart"/>
      <w:r w:rsidR="003802B4">
        <w:rPr>
          <w:rFonts w:eastAsiaTheme="minorEastAsia"/>
        </w:rPr>
        <w:t>Akaike</w:t>
      </w:r>
      <w:proofErr w:type="spellEnd"/>
      <w:r w:rsidR="003802B4">
        <w:rPr>
          <w:rFonts w:eastAsiaTheme="minorEastAsia"/>
        </w:rPr>
        <w:t xml:space="preserve"> information criterion (</w:t>
      </w:r>
      <w:commentRangeStart w:id="14"/>
      <w:r w:rsidR="003802B4">
        <w:rPr>
          <w:rFonts w:eastAsiaTheme="minorEastAsia"/>
        </w:rPr>
        <w:t xml:space="preserve">AIC; </w:t>
      </w:r>
      <w:commentRangeEnd w:id="14"/>
      <w:r w:rsidR="003802B4">
        <w:rPr>
          <w:rStyle w:val="CommentReference"/>
        </w:rPr>
        <w:commentReference w:id="14"/>
      </w:r>
      <w:r w:rsidR="00D0172A">
        <w:rPr>
          <w:rFonts w:eastAsiaTheme="minorEastAsia"/>
        </w:rPr>
        <w:t>Burnham and Anderson, 2002</w:t>
      </w:r>
      <w:r w:rsidR="003802B4">
        <w:rPr>
          <w:rFonts w:eastAsiaTheme="minorEastAsia"/>
        </w:rPr>
        <w:t xml:space="preserve">). </w:t>
      </w:r>
      <w:r w:rsidR="00AA34AF">
        <w:rPr>
          <w:rFonts w:eastAsiaTheme="minorEastAsia"/>
        </w:rPr>
        <w:t xml:space="preserve">Performance was assessed using 100 replicates per operating model and estimation method </w:t>
      </w:r>
      <w:commentRangeStart w:id="15"/>
      <w:r w:rsidR="00AA34AF">
        <w:rPr>
          <w:rFonts w:eastAsiaTheme="minorEastAsia"/>
        </w:rPr>
        <w:t>combination</w:t>
      </w:r>
      <w:commentRangeEnd w:id="15"/>
      <w:r w:rsidR="00216E9F">
        <w:rPr>
          <w:rStyle w:val="CommentReference"/>
        </w:rPr>
        <w:commentReference w:id="15"/>
      </w:r>
      <w:r w:rsidR="00AA34AF">
        <w:rPr>
          <w:rFonts w:eastAsiaTheme="minorEastAsia"/>
        </w:rPr>
        <w:t>.</w:t>
      </w:r>
    </w:p>
    <w:p w14:paraId="0617AD5F" w14:textId="77777777" w:rsidR="00544571" w:rsidRDefault="00544571" w:rsidP="00544571">
      <w:pPr>
        <w:pStyle w:val="Heading1"/>
      </w:pPr>
      <w:r>
        <w:t>Results</w:t>
      </w:r>
    </w:p>
    <w:p w14:paraId="5562C10B" w14:textId="152E1F9F" w:rsidR="00544571" w:rsidRDefault="002964CE" w:rsidP="002964CE">
      <w:pPr>
        <w:pStyle w:val="Heading2"/>
      </w:pPr>
      <w:r>
        <w:t>Fit to eastern Bering Sea trawl survey</w:t>
      </w:r>
    </w:p>
    <w:p w14:paraId="53486624" w14:textId="3AFDCBA6" w:rsidR="008558BA" w:rsidRDefault="00223C73" w:rsidP="00544571">
      <w:r>
        <w:t>Including depth as a fixed-effect led to a model that better fit</w:t>
      </w:r>
      <w:r w:rsidR="004B1425">
        <w:t xml:space="preserve"> data on</w:t>
      </w:r>
      <w:r>
        <w:t xml:space="preserve"> Alaska plaice </w:t>
      </w:r>
      <w:r w:rsidR="004B1425">
        <w:t xml:space="preserve">density in the eastern Bering Sea </w:t>
      </w:r>
      <w:r>
        <w:t>than a model that did not include habitat</w:t>
      </w:r>
      <w:r w:rsidR="004E4FF8">
        <w:t xml:space="preserve"> (</w:t>
      </w:r>
      <w:r w:rsidR="004E4FF8">
        <w:rPr>
          <w:rFonts w:cs="Times New Roman"/>
        </w:rPr>
        <w:t>Δ</w:t>
      </w:r>
      <w:r w:rsidR="004E4FF8">
        <w:t xml:space="preserve">AIC of -18.48). </w:t>
      </w:r>
      <w:r w:rsidR="004B1425">
        <w:t>Depth effects were negative for both model components</w:t>
      </w:r>
      <w:r w:rsidR="00211CEE">
        <w:t xml:space="preserve"> (</w:t>
      </w:r>
      <w:r w:rsidR="00211CEE">
        <w:fldChar w:fldCharType="begin"/>
      </w:r>
      <w:r w:rsidR="00211CEE">
        <w:instrText xml:space="preserve"> REF _Ref510782250 \h </w:instrText>
      </w:r>
      <w:r w:rsidR="00211CEE">
        <w:fldChar w:fldCharType="separate"/>
      </w:r>
      <w:r w:rsidR="00EC4DD3">
        <w:t xml:space="preserve">Table </w:t>
      </w:r>
      <w:r w:rsidR="00EC4DD3">
        <w:rPr>
          <w:noProof/>
        </w:rPr>
        <w:t>1</w:t>
      </w:r>
      <w:r w:rsidR="00211CEE">
        <w:fldChar w:fldCharType="end"/>
      </w:r>
      <w:r w:rsidR="00211CEE">
        <w:t>)</w:t>
      </w:r>
      <w:r w:rsidR="004B1425">
        <w:t>, though the interpretation of the effect for the first model component is contingent on all other coefficients and must be interpreted in terms of an odds ratio (Thorson, 2017</w:t>
      </w:r>
      <w:r w:rsidR="00211CEE">
        <w:t>).</w:t>
      </w:r>
      <w:r w:rsidR="00185357">
        <w:t xml:space="preserve"> </w:t>
      </w:r>
    </w:p>
    <w:p w14:paraId="257FDDB9" w14:textId="285EA82E" w:rsidR="002964CE" w:rsidRDefault="008558BA" w:rsidP="008558BA">
      <w:pPr>
        <w:ind w:firstLine="360"/>
      </w:pPr>
      <w:r>
        <w:t xml:space="preserve">The resulting estimated indices of abundance were </w:t>
      </w:r>
      <w:r w:rsidR="003802B4">
        <w:t>similar between the estimation methods (</w:t>
      </w:r>
      <w:r w:rsidR="00D0172A" w:rsidRPr="00D0172A">
        <w:rPr>
          <w:highlight w:val="yellow"/>
        </w:rPr>
        <w:t>Figure x</w:t>
      </w:r>
      <w:r w:rsidR="003802B4">
        <w:t xml:space="preserve">). </w:t>
      </w:r>
      <w:r w:rsidR="00D0172A">
        <w:t>The similarity is a direct result of a</w:t>
      </w:r>
      <w:r w:rsidR="003802B4">
        <w:t xml:space="preserve">ll parameters other than those that estimated depth effects </w:t>
      </w:r>
      <w:r w:rsidR="00D0172A">
        <w:t>being</w:t>
      </w:r>
      <w:r w:rsidR="003802B4">
        <w:t xml:space="preserve"> indistinguishable (i.e., all parameters fell within the bounds of the 95% confidence intervals from both estimation methods).</w:t>
      </w:r>
      <w:r w:rsidR="00267EC7">
        <w:t xml:space="preserve">The marginal standard deviation of the spatial field for the first model component was the most different, in absolute terms, between the two methods. </w:t>
      </w:r>
    </w:p>
    <w:p w14:paraId="337FEB58" w14:textId="3E02770F" w:rsidR="002964CE" w:rsidRDefault="00092507" w:rsidP="002964CE">
      <w:pPr>
        <w:pStyle w:val="Heading2"/>
      </w:pPr>
      <w:r>
        <w:t>Habitat covariate effects</w:t>
      </w:r>
    </w:p>
    <w:p w14:paraId="4DD987B9" w14:textId="47CE6EBD" w:rsidR="002964CE" w:rsidRDefault="00092507" w:rsidP="00822998">
      <w:r>
        <w:t>Habitat</w:t>
      </w:r>
      <w:r w:rsidR="007D2995">
        <w:t xml:space="preserve"> covariates for both model components were </w:t>
      </w:r>
      <w:r>
        <w:t>estimated without bias</w:t>
      </w:r>
      <w:r w:rsidR="00185357">
        <w:t xml:space="preserve"> </w:t>
      </w:r>
      <w:r w:rsidR="007D2995">
        <w:t xml:space="preserve">regardless of </w:t>
      </w:r>
      <w:r>
        <w:t>whether or not the operating model was governed by depth</w:t>
      </w:r>
      <w:r w:rsidR="007D2995">
        <w:t xml:space="preserve"> (points are centred on the crosshairs in </w:t>
      </w:r>
      <w:r w:rsidR="007D2995">
        <w:fldChar w:fldCharType="begin"/>
      </w:r>
      <w:r w:rsidR="007D2995">
        <w:instrText xml:space="preserve"> REF _Ref510779010 \h </w:instrText>
      </w:r>
      <w:r w:rsidR="007D2995">
        <w:fldChar w:fldCharType="separate"/>
      </w:r>
      <w:r w:rsidR="00EC4DD3">
        <w:t xml:space="preserve">Figure </w:t>
      </w:r>
      <w:r w:rsidR="00EC4DD3">
        <w:rPr>
          <w:noProof/>
        </w:rPr>
        <w:t>2</w:t>
      </w:r>
      <w:r w:rsidR="007D2995">
        <w:fldChar w:fldCharType="end"/>
      </w:r>
      <w:r w:rsidR="007D2995">
        <w:t xml:space="preserve">). </w:t>
      </w:r>
      <w:r w:rsidR="00822998">
        <w:t xml:space="preserve">Surprisingly, estimated depth effects were small, if not zero, when the true effect was zero but it was wrongly included in the estimation method. The spread of the estimates increased with increasing variability in the spatial field, particularly for the </w:t>
      </w:r>
      <w:proofErr w:type="spellStart"/>
      <w:r w:rsidR="00822998">
        <w:t>misspecified</w:t>
      </w:r>
      <w:proofErr w:type="spellEnd"/>
      <w:r w:rsidR="00822998">
        <w:t xml:space="preserve"> estimation method, but the MAE of the depth effects only slightly increased with increasing variability in the spatial field.</w:t>
      </w:r>
    </w:p>
    <w:p w14:paraId="701F8383" w14:textId="4974DC02" w:rsidR="002964CE" w:rsidRDefault="007969C6" w:rsidP="002964CE">
      <w:pPr>
        <w:pStyle w:val="Heading2"/>
      </w:pPr>
      <w:r>
        <w:t xml:space="preserve">Estimated </w:t>
      </w:r>
      <w:r w:rsidR="002964CE">
        <w:t>trend in abundance</w:t>
      </w:r>
    </w:p>
    <w:p w14:paraId="256B5AD0" w14:textId="558C30D3" w:rsidR="002964CE" w:rsidRDefault="007969C6" w:rsidP="00544571">
      <w:r>
        <w:t>The estimated trend in the index of abundance was unbiased (</w:t>
      </w:r>
      <w:r>
        <w:fldChar w:fldCharType="begin"/>
      </w:r>
      <w:r>
        <w:instrText xml:space="preserve"> REF _Ref510779313 \h </w:instrText>
      </w:r>
      <w:r>
        <w:fldChar w:fldCharType="separate"/>
      </w:r>
      <w:r w:rsidR="00EC4DD3">
        <w:t xml:space="preserve">Figure </w:t>
      </w:r>
      <w:r w:rsidR="00EC4DD3">
        <w:rPr>
          <w:noProof/>
        </w:rPr>
        <w:t>3</w:t>
      </w:r>
      <w:r>
        <w:fldChar w:fldCharType="end"/>
      </w:r>
      <w:r>
        <w:t>). Model misspecification did not lead to an increase bias as would be expected. In</w:t>
      </w:r>
      <w:commentRangeStart w:id="16"/>
      <w:r>
        <w:t xml:space="preserve">stead, model misspecification led to </w:t>
      </w:r>
      <w:proofErr w:type="spellStart"/>
      <w:r>
        <w:t>tradeoffs</w:t>
      </w:r>
      <w:proofErr w:type="spellEnd"/>
      <w:r>
        <w:t xml:space="preserve"> in the </w:t>
      </w:r>
      <w:r w:rsidR="0000782A">
        <w:t xml:space="preserve">bias of other parameters. Specifically, the bias in the marginal variance of the spatial field for the first model component was correlated the bias in the spatial range when the true process was governed by depth and depth was not included in the estimation method (inset in lower left panel of </w:t>
      </w:r>
      <w:r w:rsidR="0000782A">
        <w:fldChar w:fldCharType="begin"/>
      </w:r>
      <w:r w:rsidR="0000782A">
        <w:instrText xml:space="preserve"> REF _Ref510779853 \h </w:instrText>
      </w:r>
      <w:r w:rsidR="0000782A">
        <w:fldChar w:fldCharType="separate"/>
      </w:r>
      <w:r w:rsidR="00EC4DD3">
        <w:t xml:space="preserve">Figure </w:t>
      </w:r>
      <w:r w:rsidR="00EC4DD3">
        <w:rPr>
          <w:noProof/>
        </w:rPr>
        <w:t>4</w:t>
      </w:r>
      <w:r w:rsidR="0000782A">
        <w:fldChar w:fldCharType="end"/>
      </w:r>
      <w:r w:rsidR="0000782A">
        <w:t xml:space="preserve">). </w:t>
      </w:r>
      <w:commentRangeEnd w:id="16"/>
      <w:r w:rsidR="00216E9F">
        <w:rPr>
          <w:rStyle w:val="CommentReference"/>
        </w:rPr>
        <w:commentReference w:id="16"/>
      </w:r>
    </w:p>
    <w:p w14:paraId="4894B14A" w14:textId="77777777" w:rsidR="00544571" w:rsidRDefault="00544571" w:rsidP="00544571">
      <w:pPr>
        <w:pStyle w:val="Heading1"/>
      </w:pPr>
      <w:r>
        <w:t>Discussion</w:t>
      </w:r>
    </w:p>
    <w:p w14:paraId="0B624C1D" w14:textId="7C49A460" w:rsidR="00544571" w:rsidRDefault="000028F5" w:rsidP="00544571">
      <w:r>
        <w:t xml:space="preserve">The inclusion of environmental covariates in index-standardization models </w:t>
      </w:r>
      <w:r w:rsidR="00A0249E" w:rsidRPr="00296438">
        <w:rPr>
          <w:highlight w:val="yellow"/>
        </w:rPr>
        <w:t>…</w:t>
      </w:r>
    </w:p>
    <w:p w14:paraId="3033F222" w14:textId="53DCD48C" w:rsidR="00B8335C" w:rsidRDefault="00B8335C" w:rsidP="00544571"/>
    <w:p w14:paraId="776AFAEB" w14:textId="6533773D" w:rsidR="00B8335C" w:rsidRDefault="00B8335C" w:rsidP="00B8335C">
      <w:pPr>
        <w:pStyle w:val="ListParagraph"/>
        <w:numPr>
          <w:ilvl w:val="0"/>
          <w:numId w:val="2"/>
        </w:numPr>
      </w:pPr>
      <w:r>
        <w:t>Summary of basic, most-important results.</w:t>
      </w:r>
      <w:r w:rsidRPr="00B8335C">
        <w:t xml:space="preserve"> </w:t>
      </w:r>
    </w:p>
    <w:p w14:paraId="5E28FB09" w14:textId="673F59B0" w:rsidR="00B8335C" w:rsidRDefault="007E1E53" w:rsidP="00B8335C">
      <w:pPr>
        <w:pStyle w:val="ListParagraph"/>
        <w:numPr>
          <w:ilvl w:val="0"/>
          <w:numId w:val="2"/>
        </w:numPr>
      </w:pPr>
      <w:r>
        <w:t xml:space="preserve">The main goal in standardizing data meant to serve as a relative index of abundance is to remove the variation in the data that is not attributable to changes in the true population size. Unfortunately, the bias in the index will often decrease but the variance will increase as the number of covariates are increased (Maunder and Punt, 2004). </w:t>
      </w:r>
    </w:p>
    <w:p w14:paraId="3549ACD1" w14:textId="77777777" w:rsidR="002B033C" w:rsidRDefault="002B033C" w:rsidP="00B8335C">
      <w:pPr>
        <w:pStyle w:val="ListParagraph"/>
        <w:numPr>
          <w:ilvl w:val="0"/>
          <w:numId w:val="2"/>
        </w:numPr>
      </w:pPr>
      <w:r>
        <w:t>The exact mechanism regulating Alaska plaice distribution with depth remains unknown.</w:t>
      </w:r>
    </w:p>
    <w:p w14:paraId="5ED7EA8B" w14:textId="1815074D" w:rsidR="00B8335C" w:rsidRDefault="00B8335C" w:rsidP="002B033C">
      <w:pPr>
        <w:pStyle w:val="ListParagraph"/>
        <w:numPr>
          <w:ilvl w:val="1"/>
          <w:numId w:val="2"/>
        </w:numPr>
      </w:pPr>
      <w:r>
        <w:t xml:space="preserve">Why depth would regulate the distribution of Alaska plaice. </w:t>
      </w:r>
    </w:p>
    <w:p w14:paraId="79C5C4C6" w14:textId="191E78AA" w:rsidR="008558BA" w:rsidRDefault="008558BA" w:rsidP="002B033C">
      <w:pPr>
        <w:pStyle w:val="ListParagraph"/>
        <w:numPr>
          <w:ilvl w:val="1"/>
          <w:numId w:val="2"/>
        </w:numPr>
      </w:pPr>
      <w:r>
        <w:t>Overall trend and recent increasing trend were similar to that estimated for the 2017 stock assessment (</w:t>
      </w:r>
      <w:proofErr w:type="spellStart"/>
      <w:r>
        <w:t>Wilderbuer</w:t>
      </w:r>
      <w:proofErr w:type="spellEnd"/>
      <w:r>
        <w:t xml:space="preserve"> and Nichol, 2017). </w:t>
      </w:r>
    </w:p>
    <w:p w14:paraId="59D2E2AA" w14:textId="462F1FB0" w:rsidR="00B8335C" w:rsidRDefault="00B8335C" w:rsidP="00B8335C">
      <w:pPr>
        <w:pStyle w:val="ListParagraph"/>
        <w:numPr>
          <w:ilvl w:val="0"/>
          <w:numId w:val="2"/>
        </w:numPr>
      </w:pPr>
      <w:r>
        <w:t>Limitations of this study</w:t>
      </w:r>
    </w:p>
    <w:p w14:paraId="18DF86E5" w14:textId="21F1A0FE" w:rsidR="00B8335C" w:rsidRDefault="00B8335C" w:rsidP="00B8335C">
      <w:pPr>
        <w:pStyle w:val="ListParagraph"/>
        <w:numPr>
          <w:ilvl w:val="0"/>
          <w:numId w:val="2"/>
        </w:numPr>
      </w:pPr>
      <w:r>
        <w:t>Next steps</w:t>
      </w:r>
    </w:p>
    <w:p w14:paraId="4DB9FEF3" w14:textId="09211206" w:rsidR="00B8335C" w:rsidRDefault="00B8335C" w:rsidP="00B8335C">
      <w:pPr>
        <w:pStyle w:val="ListParagraph"/>
        <w:numPr>
          <w:ilvl w:val="1"/>
          <w:numId w:val="2"/>
        </w:numPr>
      </w:pPr>
      <w:r>
        <w:t>Poisson-link</w:t>
      </w:r>
    </w:p>
    <w:p w14:paraId="54BD1678" w14:textId="4C9C7B2D" w:rsidR="007E1E53" w:rsidRDefault="007E1E53" w:rsidP="00B8335C">
      <w:pPr>
        <w:pStyle w:val="ListParagraph"/>
        <w:numPr>
          <w:ilvl w:val="1"/>
          <w:numId w:val="2"/>
        </w:numPr>
      </w:pPr>
      <w:r>
        <w:t>Non-linear effects (</w:t>
      </w:r>
      <w:commentRangeStart w:id="17"/>
      <w:proofErr w:type="spellStart"/>
      <w:r>
        <w:t>Sadykova</w:t>
      </w:r>
      <w:proofErr w:type="spellEnd"/>
      <w:r>
        <w:t xml:space="preserve"> et al., 2017</w:t>
      </w:r>
      <w:commentRangeEnd w:id="17"/>
      <w:r>
        <w:rPr>
          <w:rStyle w:val="CommentReference"/>
        </w:rPr>
        <w:commentReference w:id="17"/>
      </w:r>
      <w:r>
        <w:t>).</w:t>
      </w:r>
    </w:p>
    <w:p w14:paraId="2A2E4218" w14:textId="4A53A625" w:rsidR="009E2E4A" w:rsidRDefault="009E2E4A" w:rsidP="00B8335C">
      <w:pPr>
        <w:pStyle w:val="ListParagraph"/>
        <w:numPr>
          <w:ilvl w:val="1"/>
          <w:numId w:val="2"/>
        </w:numPr>
      </w:pPr>
      <w:r>
        <w:t xml:space="preserve">How many covariates can you add that do not truly govern the population before the estimation of the true population will be biased? Here, we investigated one and the mean estimate was zero, which is true. Unfortunately, leaving out covariates is not as straightforward. </w:t>
      </w:r>
    </w:p>
    <w:p w14:paraId="013B4BEA" w14:textId="48989DFC" w:rsidR="00B8335C" w:rsidRDefault="00B8335C" w:rsidP="00B8335C">
      <w:pPr>
        <w:pStyle w:val="ListParagraph"/>
        <w:numPr>
          <w:ilvl w:val="0"/>
          <w:numId w:val="2"/>
        </w:numPr>
      </w:pPr>
      <w:r>
        <w:t>Conclusion</w:t>
      </w:r>
    </w:p>
    <w:p w14:paraId="03878647" w14:textId="72C060AA" w:rsidR="004F030A" w:rsidRDefault="004F030A" w:rsidP="00B8335C">
      <w:pPr>
        <w:pStyle w:val="ListParagraph"/>
        <w:numPr>
          <w:ilvl w:val="0"/>
          <w:numId w:val="1"/>
        </w:numPr>
      </w:pPr>
      <w:ins w:id="18" w:author="Kelli Johnson" w:date="2018-04-12T17:49:00Z">
        <w:r>
          <w:t xml:space="preserve">Depth was a significant factor in the standardization of </w:t>
        </w:r>
        <w:proofErr w:type="spellStart"/>
        <w:r>
          <w:t>cockfish</w:t>
        </w:r>
        <w:proofErr w:type="spellEnd"/>
        <w:r>
          <w:t xml:space="preserve"> (</w:t>
        </w:r>
      </w:ins>
      <w:proofErr w:type="spellStart"/>
      <w:ins w:id="19" w:author="Kelli Johnson" w:date="2018-04-12T17:50:00Z">
        <w:r w:rsidRPr="00B8335C">
          <w:rPr>
            <w:i/>
          </w:rPr>
          <w:t>Callorhinchus</w:t>
        </w:r>
        <w:proofErr w:type="spellEnd"/>
        <w:r w:rsidRPr="00B8335C">
          <w:rPr>
            <w:i/>
          </w:rPr>
          <w:t xml:space="preserve"> </w:t>
        </w:r>
        <w:proofErr w:type="spellStart"/>
        <w:r w:rsidRPr="00B8335C">
          <w:rPr>
            <w:i/>
          </w:rPr>
          <w:t>callorynchus</w:t>
        </w:r>
      </w:ins>
      <w:proofErr w:type="spellEnd"/>
      <w:ins w:id="20" w:author="Kelli Johnson" w:date="2018-04-12T17:49:00Z">
        <w:r>
          <w:t>) catch rates</w:t>
        </w:r>
      </w:ins>
      <w:ins w:id="21" w:author="Kelli Johnson" w:date="2018-04-12T17:50:00Z">
        <w:r>
          <w:t xml:space="preserve"> (</w:t>
        </w:r>
        <w:commentRangeStart w:id="22"/>
        <w:proofErr w:type="spellStart"/>
        <w:r>
          <w:t>Bernasconi</w:t>
        </w:r>
        <w:proofErr w:type="spellEnd"/>
        <w:r>
          <w:t xml:space="preserve"> et al., 2015</w:t>
        </w:r>
      </w:ins>
      <w:commentRangeEnd w:id="22"/>
      <w:ins w:id="23" w:author="Kelli Johnson" w:date="2018-04-12T17:51:00Z">
        <w:r>
          <w:rPr>
            <w:rStyle w:val="CommentReference"/>
          </w:rPr>
          <w:commentReference w:id="22"/>
        </w:r>
      </w:ins>
      <w:ins w:id="24" w:author="Kelli Johnson" w:date="2018-04-12T17:50:00Z">
        <w:r>
          <w:t>)</w:t>
        </w:r>
      </w:ins>
      <w:ins w:id="25" w:author="Kelli Johnson" w:date="2018-04-12T17:49:00Z">
        <w:r>
          <w:t xml:space="preserve">. </w:t>
        </w:r>
      </w:ins>
    </w:p>
    <w:p w14:paraId="6EB2ECF1" w14:textId="19DB2037" w:rsidR="00644AB5" w:rsidRDefault="00644AB5" w:rsidP="00FA1E96">
      <w:pPr>
        <w:pStyle w:val="ListParagraph"/>
        <w:numPr>
          <w:ilvl w:val="0"/>
          <w:numId w:val="1"/>
        </w:numPr>
      </w:pPr>
      <w:r>
        <w:t>Alaska plaice and yellowfin sole have the potential to move to arctic conditions (from sub-arctic) with the decrease in summer sea-ice that is projected (</w:t>
      </w:r>
      <w:commentRangeStart w:id="26"/>
      <w:r>
        <w:t>Hollowed et al., 2013</w:t>
      </w:r>
      <w:commentRangeEnd w:id="26"/>
      <w:r>
        <w:rPr>
          <w:rStyle w:val="CommentReference"/>
        </w:rPr>
        <w:commentReference w:id="26"/>
      </w:r>
      <w:r>
        <w:t>).</w:t>
      </w:r>
    </w:p>
    <w:p w14:paraId="05819543" w14:textId="55FCE829" w:rsidR="00765A35" w:rsidRDefault="00765A35" w:rsidP="00765A35">
      <w:pPr>
        <w:pStyle w:val="ListParagraph"/>
        <w:numPr>
          <w:ilvl w:val="0"/>
          <w:numId w:val="1"/>
        </w:numPr>
      </w:pPr>
      <w:r>
        <w:t>Simple linear or quadratic relationship may be a poor approximation of the impact of habitat on density (</w:t>
      </w:r>
      <w:commentRangeStart w:id="27"/>
      <w:r>
        <w:t>Harris, 2015</w:t>
      </w:r>
      <w:commentRangeEnd w:id="27"/>
      <w:r>
        <w:rPr>
          <w:rStyle w:val="CommentReference"/>
        </w:rPr>
        <w:commentReference w:id="27"/>
      </w:r>
      <w:r>
        <w:t>) but the inclusion of an additional spatiotemporal effect can accommodate remaining nonlinear and unmeasured habitat associations (Shelton et al., 2014).</w:t>
      </w:r>
    </w:p>
    <w:p w14:paraId="5747CC88" w14:textId="77777777" w:rsidR="00765A35" w:rsidRDefault="00765A35" w:rsidP="00765A35">
      <w:pPr>
        <w:ind w:firstLine="360"/>
      </w:pPr>
    </w:p>
    <w:p w14:paraId="550E9B0C" w14:textId="77777777" w:rsidR="00544571" w:rsidRDefault="00544571" w:rsidP="00544571">
      <w:pPr>
        <w:pStyle w:val="Heading1"/>
      </w:pPr>
      <w:r>
        <w:t>Acknowledgements</w:t>
      </w:r>
    </w:p>
    <w:p w14:paraId="2C5F0323" w14:textId="14F2B12F" w:rsidR="007F5498" w:rsidRDefault="000028F5" w:rsidP="007F5498">
      <w:r>
        <w:t xml:space="preserve">The views expressed herein are those of the authors and do not necessarily reflect the views of the National Oceanic and Atmospheric Administration or its sub-agencies. The authors thank </w:t>
      </w:r>
      <w:r w:rsidR="00EF3ADD" w:rsidRPr="000028F5">
        <w:rPr>
          <w:highlight w:val="yellow"/>
        </w:rPr>
        <w:t>x, x</w:t>
      </w:r>
      <w:r>
        <w:rPr>
          <w:highlight w:val="yellow"/>
        </w:rPr>
        <w:t>, and x</w:t>
      </w:r>
      <w:r w:rsidR="00EF3ADD">
        <w:t xml:space="preserve"> for their </w:t>
      </w:r>
      <w:r w:rsidR="00FA1E96">
        <w:t>helpful feedback and two</w:t>
      </w:r>
      <w:r>
        <w:t xml:space="preserve"> anonymous review</w:t>
      </w:r>
      <w:r w:rsidR="00FA1E96">
        <w:t>er</w:t>
      </w:r>
      <w:r>
        <w:t>s for their comments, all of which improved the manuscript</w:t>
      </w:r>
      <w:r w:rsidR="00EF3ADD">
        <w:t xml:space="preserve">. </w:t>
      </w:r>
    </w:p>
    <w:p w14:paraId="54081F25" w14:textId="77777777" w:rsidR="007F5498" w:rsidRDefault="007F5498" w:rsidP="007F5498">
      <w:pPr>
        <w:pStyle w:val="Heading1"/>
      </w:pPr>
      <w:r>
        <w:t>Funding</w:t>
      </w:r>
    </w:p>
    <w:p w14:paraId="569FA894" w14:textId="268CA1A9" w:rsidR="007F5498" w:rsidRDefault="00257CE9" w:rsidP="007F5498">
      <w:r>
        <w:t>KFJ was funded in part by a grant from W</w:t>
      </w:r>
      <w:r w:rsidR="000028F5">
        <w:t xml:space="preserve">ashington Sea Grant, University of Washington, pursuant to National Oceanic and Atmospheric Administration Award No. NA15OAR4170181. </w:t>
      </w:r>
      <w:r w:rsidR="00FA1E96">
        <w:rPr>
          <w:highlight w:val="yellow"/>
        </w:rPr>
        <w:t>Ot</w:t>
      </w:r>
      <w:r w:rsidR="000028F5" w:rsidRPr="000028F5">
        <w:rPr>
          <w:highlight w:val="yellow"/>
        </w:rPr>
        <w:t>her funding</w:t>
      </w:r>
      <w:r w:rsidR="000028F5">
        <w:t>?</w:t>
      </w:r>
    </w:p>
    <w:p w14:paraId="7CE83550" w14:textId="77777777" w:rsidR="00EF3ADD" w:rsidRPr="007F5498" w:rsidRDefault="00EF3ADD" w:rsidP="007F5498"/>
    <w:p w14:paraId="3E48B12B" w14:textId="6EDA7A59" w:rsidR="002B2F28" w:rsidRDefault="00544571" w:rsidP="002B2F28">
      <w:pPr>
        <w:ind w:left="360" w:hanging="360"/>
      </w:pPr>
      <w:r>
        <w:t>References</w:t>
      </w:r>
      <w:r w:rsidR="002B2F28" w:rsidRPr="002B2F28">
        <w:t xml:space="preserve"> </w:t>
      </w:r>
    </w:p>
    <w:p w14:paraId="7F638F4E" w14:textId="3C9CF1D5" w:rsidR="00587472" w:rsidRDefault="00587472" w:rsidP="002B2F28">
      <w:pPr>
        <w:ind w:left="360" w:hanging="360"/>
      </w:pPr>
      <w:proofErr w:type="spellStart"/>
      <w:r>
        <w:t>Agostini</w:t>
      </w:r>
      <w:proofErr w:type="spellEnd"/>
      <w:r>
        <w:t>, V.N., Francis, R.C., Hollowed, A.B., Pierce, S.D., Wilson, C., and Hendrix, A.N. 2006. The relationship between Pacific hake (</w:t>
      </w:r>
      <w:proofErr w:type="spellStart"/>
      <w:r>
        <w:rPr>
          <w:i/>
        </w:rPr>
        <w:t>Merluccius</w:t>
      </w:r>
      <w:proofErr w:type="spellEnd"/>
      <w:r>
        <w:rPr>
          <w:i/>
        </w:rPr>
        <w:t xml:space="preserve"> </w:t>
      </w:r>
      <w:proofErr w:type="spellStart"/>
      <w:r>
        <w:rPr>
          <w:i/>
        </w:rPr>
        <w:t>productus</w:t>
      </w:r>
      <w:proofErr w:type="spellEnd"/>
      <w:r>
        <w:t>) distribution and poleward subsurface flow in the California Current System. Canadian Journal of Fisheries and Aquatic Sciences, 63: 2648-2659. 10.1139/f06-139.</w:t>
      </w:r>
    </w:p>
    <w:p w14:paraId="6BF642C8" w14:textId="5D5F4D54" w:rsidR="00C43B64" w:rsidRDefault="00C43B64" w:rsidP="002B2F28">
      <w:pPr>
        <w:ind w:left="360" w:hanging="360"/>
      </w:pPr>
      <w:proofErr w:type="spellStart"/>
      <w:r>
        <w:t>Bahn</w:t>
      </w:r>
      <w:proofErr w:type="spellEnd"/>
      <w:r>
        <w:t>, V., and McGill, B.J. 2007. Can niche-based distribution models outperform spatial interpolation</w:t>
      </w:r>
      <w:proofErr w:type="gramStart"/>
      <w:r>
        <w:t>?.</w:t>
      </w:r>
      <w:proofErr w:type="gramEnd"/>
      <w:r>
        <w:t xml:space="preserve"> Global Ecology and Biogeography, 16(6): </w:t>
      </w:r>
      <w:r w:rsidR="00B658F3">
        <w:t>733-742. 10.1111/j.1466-8238.2007.00331.x.</w:t>
      </w:r>
    </w:p>
    <w:p w14:paraId="2C266ED3" w14:textId="4AA98770" w:rsidR="00644AB5" w:rsidRPr="00587472" w:rsidRDefault="00644AB5" w:rsidP="002B2F28">
      <w:pPr>
        <w:ind w:left="360" w:hanging="360"/>
      </w:pPr>
      <w:proofErr w:type="spellStart"/>
      <w:r>
        <w:lastRenderedPageBreak/>
        <w:t>Barbeaux</w:t>
      </w:r>
      <w:proofErr w:type="spellEnd"/>
      <w:r>
        <w:t>, S.J., and Hollowed, A.B. 2018. Ontogeny matters: climate variability and effects on fish distribution in the eastern Bering Sea. Fisheries Oceanography, 27: 1-15. 10.1111/fog.12229.</w:t>
      </w:r>
    </w:p>
    <w:p w14:paraId="46132350" w14:textId="716A73F8" w:rsidR="0014369A" w:rsidRDefault="002B2F28" w:rsidP="002B2F28">
      <w:pPr>
        <w:ind w:left="360" w:hanging="360"/>
      </w:pPr>
      <w:r>
        <w:t>Bigelow, K.A., and Maunder, M.N. 2007. Does habitat or depth influence catch rates of pelagic species? Canadian Journal of Fisheries and Aquatic Sciences, 64(11): 1581-1594. 10.1139/f07-115.</w:t>
      </w:r>
    </w:p>
    <w:p w14:paraId="1BEFD8CD" w14:textId="60C2C0AC" w:rsidR="00D0172A" w:rsidRDefault="00D0172A" w:rsidP="002B2F28">
      <w:pPr>
        <w:ind w:left="360" w:hanging="360"/>
      </w:pPr>
      <w:r>
        <w:t xml:space="preserve">Burnham, K.P., and Anderson, D.R. 2002. Model Selection and </w:t>
      </w:r>
      <w:proofErr w:type="spellStart"/>
      <w:r>
        <w:t>Multimodel</w:t>
      </w:r>
      <w:proofErr w:type="spellEnd"/>
      <w:r>
        <w:t xml:space="preserve"> Inference: A Practical Information-Theoretic Approach. Springer-</w:t>
      </w:r>
      <w:proofErr w:type="spellStart"/>
      <w:r>
        <w:t>Verlag</w:t>
      </w:r>
      <w:proofErr w:type="spellEnd"/>
      <w:r>
        <w:t xml:space="preserve"> New York, Inc. New York, NY. </w:t>
      </w:r>
    </w:p>
    <w:p w14:paraId="0D4C4564" w14:textId="48449A6F" w:rsidR="00A96328" w:rsidRDefault="002B2F28" w:rsidP="00A96328">
      <w:pPr>
        <w:ind w:left="360" w:hanging="360"/>
      </w:pPr>
      <w:r>
        <w:t>Cao, J., Thorson, J.T., Richards, A., and Chen, Y. 2017. Spatiotemporal index standardization improves the stock assessment of northern shrimp in the Gulf of Maine. Canadian Journal of Fisheries and Aquatic Sciences, 74: 1781-1793. 10.1139/cjfas-2916-0137.</w:t>
      </w:r>
      <w:r w:rsidR="00A96328" w:rsidRPr="00A96328">
        <w:t xml:space="preserve"> </w:t>
      </w:r>
    </w:p>
    <w:p w14:paraId="0AE5797B" w14:textId="57CC7FBC" w:rsidR="00907EDD" w:rsidRDefault="00907EDD" w:rsidP="00A96328">
      <w:pPr>
        <w:ind w:left="360" w:hanging="360"/>
      </w:pPr>
      <w:r>
        <w:t>Cochran, W.G. 1977. Sampling Techniques</w:t>
      </w:r>
      <w:r w:rsidR="00B52748">
        <w:t>, 3</w:t>
      </w:r>
      <w:r w:rsidR="00B52748" w:rsidRPr="00B52748">
        <w:rPr>
          <w:vertAlign w:val="superscript"/>
        </w:rPr>
        <w:t>rd</w:t>
      </w:r>
      <w:r w:rsidR="00B52748">
        <w:t xml:space="preserve"> edition. John Wiley and Sons. 428 pp.</w:t>
      </w:r>
    </w:p>
    <w:p w14:paraId="5B4D41B6" w14:textId="4382AA55" w:rsidR="00765A35" w:rsidRPr="00950F32" w:rsidRDefault="00765A35" w:rsidP="00A96328">
      <w:pPr>
        <w:ind w:left="360" w:hanging="360"/>
      </w:pPr>
      <w:r w:rsidRPr="00765A35">
        <w:t>Doorman, C.F. 2007. Effects of incorporating spatial autocorrelation into the analysis of species distribution data. Global Ecology and Biogeography, 16(2): 129-138. 10.1111/j.1466-8238.2006.00279.x.</w:t>
      </w:r>
    </w:p>
    <w:p w14:paraId="420ED602" w14:textId="68D04DD3" w:rsidR="00A96328" w:rsidRDefault="00A96328" w:rsidP="00A96328">
      <w:pPr>
        <w:ind w:left="360" w:hanging="360"/>
      </w:pPr>
      <w:proofErr w:type="spellStart"/>
      <w:r>
        <w:t>Helser</w:t>
      </w:r>
      <w:proofErr w:type="spellEnd"/>
      <w:r>
        <w:t xml:space="preserve">, T.E., Punt, A.E., and </w:t>
      </w:r>
      <w:proofErr w:type="spellStart"/>
      <w:r>
        <w:t>Methot</w:t>
      </w:r>
      <w:proofErr w:type="spellEnd"/>
      <w:r>
        <w:t>, R.D. 2004. A generalized linear mixed model analysis of a multi-vessel fishery resource survey. Fisheries Research, 70(2-3): 251-264. 10.1016/j.fishres.2004.08.007.</w:t>
      </w:r>
    </w:p>
    <w:p w14:paraId="1A4678D6" w14:textId="02E94679" w:rsidR="00646BA1" w:rsidRDefault="00646BA1" w:rsidP="00A96328">
      <w:pPr>
        <w:ind w:left="360" w:hanging="360"/>
      </w:pPr>
      <w:r>
        <w:t xml:space="preserve">Hinton, </w:t>
      </w:r>
      <w:r w:rsidR="00907EDD">
        <w:t>M.G., and Maunder, M.N. 2004. Status of striped marlin in the eastern Pacific Ocean in 2002 and outlook for 2003-2004. Inter-American Tropical Tuna Commission, Stock Assessment Report No. 4: 287-310.</w:t>
      </w:r>
    </w:p>
    <w:p w14:paraId="34B059BD" w14:textId="558D4F73" w:rsidR="002B2F28" w:rsidRDefault="00A96328" w:rsidP="002B2F28">
      <w:pPr>
        <w:ind w:left="360" w:hanging="360"/>
      </w:pPr>
      <w:r>
        <w:t xml:space="preserve">Johnson, W.C., Millett, B.V., </w:t>
      </w:r>
      <w:proofErr w:type="spellStart"/>
      <w:r>
        <w:t>Gilmanov</w:t>
      </w:r>
      <w:proofErr w:type="spellEnd"/>
      <w:r>
        <w:t xml:space="preserve">, T., </w:t>
      </w:r>
      <w:proofErr w:type="spellStart"/>
      <w:r>
        <w:t>Voldseth</w:t>
      </w:r>
      <w:proofErr w:type="spellEnd"/>
      <w:r>
        <w:t xml:space="preserve">, R.A., </w:t>
      </w:r>
      <w:proofErr w:type="spellStart"/>
      <w:r>
        <w:t>Guntenspergen</w:t>
      </w:r>
      <w:proofErr w:type="spellEnd"/>
      <w:r>
        <w:t xml:space="preserve">, G.R., and </w:t>
      </w:r>
      <w:proofErr w:type="spellStart"/>
      <w:r>
        <w:t>Naugle</w:t>
      </w:r>
      <w:proofErr w:type="spellEnd"/>
      <w:r>
        <w:t xml:space="preserve">, D.E. 2005. Vulnerability of northern prairie wetlands to climate change. </w:t>
      </w:r>
      <w:proofErr w:type="spellStart"/>
      <w:r>
        <w:t>BioScience</w:t>
      </w:r>
      <w:proofErr w:type="spellEnd"/>
      <w:r>
        <w:t>, 55(10): 863-872. 10.1641/0006-3568(2005)055[0863</w:t>
      </w:r>
      <w:proofErr w:type="gramStart"/>
      <w:r>
        <w:t>:VONPWT</w:t>
      </w:r>
      <w:proofErr w:type="gramEnd"/>
      <w:r>
        <w:t>]2.0.CO;2.</w:t>
      </w:r>
    </w:p>
    <w:p w14:paraId="292DE504" w14:textId="4661496D" w:rsidR="00C334A2" w:rsidRDefault="00C334A2" w:rsidP="002B2F28">
      <w:pPr>
        <w:ind w:left="360" w:hanging="360"/>
      </w:pPr>
      <w:r>
        <w:t xml:space="preserve">Knight, C.A., Cheng, C.C., and </w:t>
      </w:r>
      <w:proofErr w:type="spellStart"/>
      <w:r>
        <w:t>DeVries</w:t>
      </w:r>
      <w:proofErr w:type="spellEnd"/>
      <w:r>
        <w:t>, A.L. 1991. Adsorption of alpha-helical antifreeze peptides on specific ice crystal surface planes. Biophysical Journal, 59(2): 409-418. 10.1016/S0006-3495(91)82234-2.</w:t>
      </w:r>
    </w:p>
    <w:p w14:paraId="7C77661D" w14:textId="0B283FBB" w:rsidR="0005768E" w:rsidRDefault="0005768E" w:rsidP="002B2F28">
      <w:pPr>
        <w:ind w:left="360" w:hanging="360"/>
      </w:pPr>
      <w:r>
        <w:t xml:space="preserve">Koenig, W.D. 1999. Spatial autocorrelation of ecological phenomena. Trends in Ecology and </w:t>
      </w:r>
      <w:proofErr w:type="spellStart"/>
      <w:r>
        <w:t>Evoloution</w:t>
      </w:r>
      <w:proofErr w:type="spellEnd"/>
      <w:r>
        <w:t>, 14(1): 22-26. 10.1016/S0169-5347(98)01533-X.</w:t>
      </w:r>
    </w:p>
    <w:p w14:paraId="634D05D1" w14:textId="14289E1E" w:rsidR="0014369A" w:rsidRDefault="00950F32" w:rsidP="00A96328">
      <w:pPr>
        <w:ind w:left="360" w:hanging="360"/>
      </w:pPr>
      <w:proofErr w:type="spellStart"/>
      <w:r>
        <w:t>Kotwicki</w:t>
      </w:r>
      <w:proofErr w:type="spellEnd"/>
      <w:r>
        <w:t xml:space="preserve">, S, Buckley, T.W., </w:t>
      </w:r>
      <w:proofErr w:type="spellStart"/>
      <w:r>
        <w:t>Honkalehto</w:t>
      </w:r>
      <w:proofErr w:type="spellEnd"/>
      <w:r>
        <w:t xml:space="preserve">, T., and Walters, G. 2005. Variation in the distribution of walleye </w:t>
      </w:r>
      <w:proofErr w:type="spellStart"/>
      <w:r>
        <w:t>pollock</w:t>
      </w:r>
      <w:proofErr w:type="spellEnd"/>
      <w:r>
        <w:t xml:space="preserve"> (</w:t>
      </w:r>
      <w:proofErr w:type="spellStart"/>
      <w:r>
        <w:rPr>
          <w:i/>
        </w:rPr>
        <w:t>Theragra</w:t>
      </w:r>
      <w:proofErr w:type="spellEnd"/>
      <w:r>
        <w:rPr>
          <w:i/>
        </w:rPr>
        <w:t xml:space="preserve"> </w:t>
      </w:r>
      <w:proofErr w:type="spellStart"/>
      <w:r>
        <w:rPr>
          <w:i/>
        </w:rPr>
        <w:t>chalcogramma</w:t>
      </w:r>
      <w:proofErr w:type="spellEnd"/>
      <w:r>
        <w:t>) with temperature and implications for seasonal migration. Fishery Bulletin, 103(4): 574-587.</w:t>
      </w:r>
    </w:p>
    <w:p w14:paraId="7546A675" w14:textId="641FC163" w:rsidR="00100ECD" w:rsidRDefault="00100ECD" w:rsidP="00A96328">
      <w:pPr>
        <w:ind w:left="360" w:hanging="360"/>
      </w:pPr>
      <w:proofErr w:type="spellStart"/>
      <w:r>
        <w:t>Kristensen</w:t>
      </w:r>
      <w:proofErr w:type="spellEnd"/>
      <w:r>
        <w:t xml:space="preserve">, K., Nielsen, A., Berg, C.W., </w:t>
      </w:r>
      <w:proofErr w:type="spellStart"/>
      <w:r>
        <w:t>Skaug</w:t>
      </w:r>
      <w:proofErr w:type="spellEnd"/>
      <w:r>
        <w:t xml:space="preserve">, H., and Bell, B.M. 2016. TMB: Automatic differentiation and </w:t>
      </w:r>
      <w:proofErr w:type="spellStart"/>
      <w:proofErr w:type="gramStart"/>
      <w:r>
        <w:t>laplace</w:t>
      </w:r>
      <w:proofErr w:type="spellEnd"/>
      <w:proofErr w:type="gramEnd"/>
      <w:r>
        <w:t xml:space="preserve"> approximation. Journal of Statistical Software, 70(5): 1-21. 10.18637/jss.v070.i05.</w:t>
      </w:r>
    </w:p>
    <w:p w14:paraId="314AEF32" w14:textId="2D27F2DF" w:rsidR="005C41E3" w:rsidRDefault="005C41E3" w:rsidP="00A96328">
      <w:pPr>
        <w:ind w:left="360" w:hanging="360"/>
      </w:pPr>
      <w:proofErr w:type="spellStart"/>
      <w:r>
        <w:t>Lauth</w:t>
      </w:r>
      <w:proofErr w:type="spellEnd"/>
      <w:r>
        <w:t xml:space="preserve">, R.R., and Conner, J. 2016. Results of the 2013 eastern Bering Sea continental shelf bottom trawl survey of </w:t>
      </w:r>
      <w:proofErr w:type="spellStart"/>
      <w:r>
        <w:t>groundfish</w:t>
      </w:r>
      <w:proofErr w:type="spellEnd"/>
      <w:r>
        <w:t xml:space="preserve"> and invertebrate resources. U.S. Department of Commerce, NOAA Technical Memorandum, NMFS-AFSC-331, pp 155. Seattle, WA. 10.7289/V5/TM-AFSC-331.</w:t>
      </w:r>
    </w:p>
    <w:p w14:paraId="709D2B07" w14:textId="118D8468" w:rsidR="0044415D" w:rsidRDefault="0044415D" w:rsidP="00A96328">
      <w:pPr>
        <w:ind w:left="360" w:hanging="360"/>
      </w:pPr>
      <w:proofErr w:type="spellStart"/>
      <w:r>
        <w:t>Levins</w:t>
      </w:r>
      <w:proofErr w:type="spellEnd"/>
      <w:r>
        <w:t>, R. 1969. Some demographic and genetic consequences of environmental heterogeneity for biological control. Bulletin of the Entomological Society of America, 15(3): 237-240. 10.1093/</w:t>
      </w:r>
      <w:proofErr w:type="spellStart"/>
      <w:r>
        <w:t>besa</w:t>
      </w:r>
      <w:proofErr w:type="spellEnd"/>
      <w:r>
        <w:t>/15.3.237.</w:t>
      </w:r>
    </w:p>
    <w:p w14:paraId="4AFFDC45" w14:textId="19188DD2" w:rsidR="00EE37B4" w:rsidRDefault="00EE37B4" w:rsidP="00A96328">
      <w:pPr>
        <w:ind w:left="360" w:hanging="360"/>
      </w:pPr>
      <w:r>
        <w:t>Lind</w:t>
      </w:r>
      <w:r w:rsidR="00356AD3">
        <w:t>g</w:t>
      </w:r>
      <w:r>
        <w:t xml:space="preserve">ren, F., Rue, H., and </w:t>
      </w:r>
      <w:proofErr w:type="spellStart"/>
      <w:r>
        <w:t>Lindstr</w:t>
      </w:r>
      <w:r>
        <w:rPr>
          <w:rFonts w:cs="Times New Roman"/>
        </w:rPr>
        <w:t>ö</w:t>
      </w:r>
      <w:r>
        <w:t>m</w:t>
      </w:r>
      <w:proofErr w:type="spellEnd"/>
      <w:r>
        <w:t>, J. 2011. An explicit link between Gaussian fields and Gaussian Markov random fields: the stochastic partial differential equation approach. Journal of the Royal Statistical Society: Series B (Statistical Methodology), 73(4): 423-498. 10.1111/j.1467-9868.2011.00777.x.</w:t>
      </w:r>
    </w:p>
    <w:p w14:paraId="2242ADB4" w14:textId="59BC6225" w:rsidR="00356AD3" w:rsidRDefault="00356AD3" w:rsidP="00356AD3">
      <w:pPr>
        <w:ind w:left="360" w:hanging="360"/>
      </w:pPr>
      <w:r>
        <w:t>Lindgren, F., and Rue, H. 2015. Bayesian spatial modelling with R-INLA. Journal of Statistical Software, 63(19): 1-25. 10.18637/jss.v063.i19.</w:t>
      </w:r>
    </w:p>
    <w:p w14:paraId="324C0AEB" w14:textId="0F7BD6EE" w:rsidR="00425785" w:rsidRDefault="00425785" w:rsidP="00A96328">
      <w:pPr>
        <w:ind w:left="360" w:hanging="360"/>
      </w:pPr>
      <w:r>
        <w:lastRenderedPageBreak/>
        <w:t xml:space="preserve">Martin, T.G., </w:t>
      </w:r>
      <w:proofErr w:type="spellStart"/>
      <w:r>
        <w:t>Wintle</w:t>
      </w:r>
      <w:proofErr w:type="spellEnd"/>
      <w:r>
        <w:t xml:space="preserve">, B.A., Rhodes, J.R., Kuhnert, P.M., Field, S.A., Low-Choy, S.J., Tyre, A.J., and </w:t>
      </w:r>
      <w:proofErr w:type="spellStart"/>
      <w:r>
        <w:t>Possingham</w:t>
      </w:r>
      <w:proofErr w:type="spellEnd"/>
      <w:r>
        <w:t>, H.P. 2005. Zero tolerance ecology: improving ecological inference by modelling the source of zero observations. Ecology Letters, 8(11): 1235-1246. 10.1111/j.1461-0248.2005.00826.x.</w:t>
      </w:r>
    </w:p>
    <w:p w14:paraId="5BEB947A" w14:textId="3E20A620" w:rsidR="00F54FF3" w:rsidRDefault="00F54FF3" w:rsidP="002B2F28">
      <w:pPr>
        <w:ind w:left="360" w:hanging="360"/>
      </w:pPr>
      <w:proofErr w:type="spellStart"/>
      <w:r>
        <w:t>Mueter</w:t>
      </w:r>
      <w:proofErr w:type="spellEnd"/>
      <w:r>
        <w:t xml:space="preserve">, F.J., and </w:t>
      </w:r>
      <w:proofErr w:type="spellStart"/>
      <w:r>
        <w:t>Litzow</w:t>
      </w:r>
      <w:proofErr w:type="spellEnd"/>
      <w:r>
        <w:t xml:space="preserve">, M.A. 2008. Sea ice retreat alters the biogeography of the Bering Sea continental shelf. </w:t>
      </w:r>
      <w:r w:rsidR="00950F32">
        <w:t>Ecological Applications, 18(2): 309-320. 10.1890/07-0564.1.</w:t>
      </w:r>
    </w:p>
    <w:p w14:paraId="0591F0EC" w14:textId="7E6F1A2B" w:rsidR="004B6109" w:rsidRDefault="004B6109" w:rsidP="002B2F28">
      <w:pPr>
        <w:ind w:left="360" w:hanging="360"/>
      </w:pPr>
      <w:r>
        <w:t>R Core Team. 2018. R: A Language and Environment for Statistical Computing. R Foundation for Statistical Computing, Vienna, Austria. https://www.R-project.org/.</w:t>
      </w:r>
    </w:p>
    <w:p w14:paraId="143D95D0" w14:textId="04A9C357" w:rsidR="000B7919" w:rsidRDefault="0014369A" w:rsidP="000B7919">
      <w:pPr>
        <w:ind w:left="360" w:hanging="360"/>
      </w:pPr>
      <w:r>
        <w:t>Robins, C.M., Want, Y.G., and Die, D. 1998. The impact of global positioning systems and plotters on fishing power in the northern prawn fishery, Australia. Canadian Journal of Fisheries and Aquatic Sciences, 55</w:t>
      </w:r>
      <w:r w:rsidR="00AC74E9">
        <w:t>(7)</w:t>
      </w:r>
      <w:r>
        <w:t>: 1645-1651.</w:t>
      </w:r>
      <w:r w:rsidR="00AC74E9">
        <w:t xml:space="preserve"> 10.1139/f98-037.</w:t>
      </w:r>
    </w:p>
    <w:p w14:paraId="6A9670BA" w14:textId="525B9A17" w:rsidR="00100ECD" w:rsidRDefault="00100ECD" w:rsidP="002B2F28">
      <w:pPr>
        <w:ind w:left="360" w:hanging="360"/>
      </w:pPr>
      <w:proofErr w:type="spellStart"/>
      <w:r>
        <w:t>Skaug</w:t>
      </w:r>
      <w:proofErr w:type="spellEnd"/>
      <w:r>
        <w:t>, H.J., and Fournier, D.A. 2006. Automatic approximation of the marginal likelihood in non-Gaussian hierarchical models. Computational Statistics and Data Analysis, 51(2): 699-709. 10.1016/j.csda.2006.03.005.</w:t>
      </w:r>
    </w:p>
    <w:p w14:paraId="79216F13" w14:textId="7FB7A2EA" w:rsidR="00F54FF3" w:rsidRDefault="00F54FF3" w:rsidP="002B2F28">
      <w:pPr>
        <w:ind w:left="360" w:hanging="360"/>
      </w:pPr>
      <w:r>
        <w:t>Spencer, P.D. 2008. Density-independent and density-dependent factors affecting temporal changes in spatial distributions of eastern Bering Sea flatfish. Fisheries Oceanography, 17(5): 396-410. 10.1111/j.1365-2419.2008.00486.x.</w:t>
      </w:r>
    </w:p>
    <w:p w14:paraId="42F1E1B2" w14:textId="77808E1C" w:rsidR="000B7919" w:rsidRDefault="000B7919" w:rsidP="002B2F28">
      <w:pPr>
        <w:ind w:left="360" w:hanging="360"/>
      </w:pPr>
      <w:proofErr w:type="spellStart"/>
      <w:r>
        <w:t>Swartzman</w:t>
      </w:r>
      <w:proofErr w:type="spellEnd"/>
      <w:r>
        <w:t xml:space="preserve">, G., Huang, C., and </w:t>
      </w:r>
      <w:proofErr w:type="spellStart"/>
      <w:r>
        <w:t>Kaluzny</w:t>
      </w:r>
      <w:proofErr w:type="spellEnd"/>
      <w:r>
        <w:t xml:space="preserve">, S. 1992. Spatial analysis of Bering Sea </w:t>
      </w:r>
      <w:proofErr w:type="spellStart"/>
      <w:r>
        <w:t>groundfish</w:t>
      </w:r>
      <w:proofErr w:type="spellEnd"/>
      <w:r>
        <w:t xml:space="preserve"> survey data using generalized additive models. Canadian Journal of Fisheries and Aquatic Sciences, 49: 1366-1378.</w:t>
      </w:r>
    </w:p>
    <w:p w14:paraId="0F3D8BE1" w14:textId="065FF9C1" w:rsidR="00FA3CF5" w:rsidRDefault="00FA3CF5" w:rsidP="002B2F28">
      <w:pPr>
        <w:ind w:left="360" w:hanging="360"/>
      </w:pPr>
      <w:r>
        <w:t>Thorson, J.T. 2017. Three problems with the conventional delta-model for biomass sampling data, and a computationally efficient alternative. Canadian Journal of Fisheries and Aquatic Sciences, 00: 00-00. 10.1139/cjfas-2017-0266.</w:t>
      </w:r>
    </w:p>
    <w:p w14:paraId="1FC0F1B3" w14:textId="5089575C" w:rsidR="00CD41A3" w:rsidRDefault="00CD41A3" w:rsidP="002B2F28">
      <w:pPr>
        <w:ind w:left="360" w:hanging="360"/>
      </w:pPr>
      <w:r>
        <w:t xml:space="preserve">Thorson, J.T., </w:t>
      </w:r>
      <w:proofErr w:type="spellStart"/>
      <w:r>
        <w:t>Scheuerell</w:t>
      </w:r>
      <w:proofErr w:type="spellEnd"/>
      <w:r>
        <w:t xml:space="preserve">, M.D., Shelton, A.O., See, K.E., </w:t>
      </w:r>
      <w:proofErr w:type="spellStart"/>
      <w:r>
        <w:t>Skaug</w:t>
      </w:r>
      <w:proofErr w:type="spellEnd"/>
      <w:r>
        <w:t xml:space="preserve">, H.J., and </w:t>
      </w:r>
      <w:proofErr w:type="spellStart"/>
      <w:r>
        <w:t>Kristensen</w:t>
      </w:r>
      <w:proofErr w:type="spellEnd"/>
      <w:r w:rsidR="003F0B93">
        <w:t>, K. 2015</w:t>
      </w:r>
      <w:r w:rsidR="00B658F3">
        <w:t>a</w:t>
      </w:r>
      <w:r w:rsidR="003F0B93">
        <w:t>. Spatial factor analysis: a new tool for estimating joint species distributions and correlations in species range. Methods in Ecology and Evolution, 6(6): 627-637. 10.1111/2041-210X.12359.</w:t>
      </w:r>
    </w:p>
    <w:p w14:paraId="0EBE5672" w14:textId="2C69C018" w:rsidR="00B658F3" w:rsidRDefault="00B658F3" w:rsidP="002B2F28">
      <w:pPr>
        <w:ind w:left="360" w:hanging="360"/>
      </w:pPr>
      <w:r>
        <w:t xml:space="preserve">Thorson, J.T., Shelton, A.O., Ward, E.J., and </w:t>
      </w:r>
      <w:proofErr w:type="spellStart"/>
      <w:r>
        <w:t>Skaug</w:t>
      </w:r>
      <w:proofErr w:type="spellEnd"/>
      <w:r>
        <w:t xml:space="preserve">, H.J. 2015b. </w:t>
      </w:r>
      <w:proofErr w:type="spellStart"/>
      <w:r w:rsidRPr="00B658F3">
        <w:t>Geostatistical</w:t>
      </w:r>
      <w:proofErr w:type="spellEnd"/>
      <w:r w:rsidRPr="00B658F3">
        <w:t xml:space="preserve"> delta-generalized linear mixed models improve precision for estimated abundance indices for West Coast </w:t>
      </w:r>
      <w:proofErr w:type="spellStart"/>
      <w:r w:rsidRPr="00B658F3">
        <w:t>groundfishes</w:t>
      </w:r>
      <w:proofErr w:type="spellEnd"/>
      <w:r>
        <w:t>. ICES Journal of Marine Science, 72(5): 1297-1310. 10.1093/</w:t>
      </w:r>
      <w:proofErr w:type="spellStart"/>
      <w:r>
        <w:t>icesjms</w:t>
      </w:r>
      <w:proofErr w:type="spellEnd"/>
      <w:r>
        <w:t>/fsu243.</w:t>
      </w:r>
    </w:p>
    <w:p w14:paraId="6FFB2A17" w14:textId="75D3520A" w:rsidR="00BC393D" w:rsidRDefault="00BC393D" w:rsidP="002B2F28">
      <w:pPr>
        <w:ind w:left="360" w:hanging="360"/>
      </w:pPr>
      <w:r>
        <w:t xml:space="preserve">Thorson, J.T., and </w:t>
      </w:r>
      <w:proofErr w:type="spellStart"/>
      <w:r>
        <w:t>Kristensen</w:t>
      </w:r>
      <w:proofErr w:type="spellEnd"/>
      <w:r>
        <w:t>, K. 2016. Implementing a generic method for bias correction in statistical models using random effects, with spatial and population dynamics examples. Fisheries Research, 175: 66-74. 10.1016/j.fishres.2015.11.016.</w:t>
      </w:r>
    </w:p>
    <w:p w14:paraId="04249610" w14:textId="79AFE0F1" w:rsidR="0002776E" w:rsidRDefault="0002776E" w:rsidP="002B2F28">
      <w:pPr>
        <w:ind w:left="360" w:hanging="360"/>
      </w:pPr>
      <w:r>
        <w:t>Thorson, J.T., and Barnett, L.A.K. 2017. Comparing estimates of abundance trends and distribution shifts using single- and multispecies models of fishes and biogenic habitat. ICES Journal of Marine Science, 74(5): 1131-1321. 10.1093/</w:t>
      </w:r>
      <w:proofErr w:type="spellStart"/>
      <w:r>
        <w:t>icesjms</w:t>
      </w:r>
      <w:proofErr w:type="spellEnd"/>
      <w:r>
        <w:t>/fsw193.</w:t>
      </w:r>
    </w:p>
    <w:p w14:paraId="6B5569E5" w14:textId="46CC6935" w:rsidR="000B7919" w:rsidRDefault="000B7919" w:rsidP="002B2F28">
      <w:pPr>
        <w:ind w:left="360" w:hanging="360"/>
      </w:pPr>
      <w:proofErr w:type="spellStart"/>
      <w:r>
        <w:t>Wilderbuer</w:t>
      </w:r>
      <w:proofErr w:type="spellEnd"/>
      <w:r>
        <w:t>, T.K., and Nichol, D.G. 2017. Assessment of the Alaska plaice stock in the Bering Sea and Aleutian Islands. North Pacific Fisheries Management Council, Seattle, WA.</w:t>
      </w:r>
    </w:p>
    <w:p w14:paraId="53138D9A" w14:textId="6F2136DE" w:rsidR="00C8318D" w:rsidRPr="00C8318D" w:rsidRDefault="00C8318D" w:rsidP="002B2F28">
      <w:pPr>
        <w:ind w:left="360" w:hanging="360"/>
      </w:pPr>
      <w:r>
        <w:t xml:space="preserve">Zhang, C.I., </w:t>
      </w:r>
      <w:proofErr w:type="spellStart"/>
      <w:r>
        <w:t>Wilderbuer</w:t>
      </w:r>
      <w:proofErr w:type="spellEnd"/>
      <w:r>
        <w:t>, T.K., and Walters, G.E. 1998. Biological characteristics and fishery assessment of Alaska plaice (</w:t>
      </w:r>
      <w:proofErr w:type="spellStart"/>
      <w:r>
        <w:rPr>
          <w:i/>
        </w:rPr>
        <w:t>Pleuronectes</w:t>
      </w:r>
      <w:proofErr w:type="spellEnd"/>
      <w:r>
        <w:rPr>
          <w:i/>
        </w:rPr>
        <w:t xml:space="preserve"> </w:t>
      </w:r>
      <w:proofErr w:type="spellStart"/>
      <w:r>
        <w:rPr>
          <w:i/>
        </w:rPr>
        <w:t>quadrituberculatus</w:t>
      </w:r>
      <w:proofErr w:type="spellEnd"/>
      <w:r>
        <w:t xml:space="preserve">) in the eastern Bering Sea. Marine Fisheries Review, 60(4): 16-27. </w:t>
      </w:r>
    </w:p>
    <w:p w14:paraId="1948AB4A" w14:textId="77777777" w:rsidR="00544571" w:rsidRDefault="00544571" w:rsidP="00544571">
      <w:r>
        <w:br w:type="page"/>
      </w:r>
    </w:p>
    <w:p w14:paraId="13DFF7E6" w14:textId="77777777" w:rsidR="00544571" w:rsidRDefault="00544571" w:rsidP="00544571">
      <w:pPr>
        <w:pStyle w:val="Heading1"/>
      </w:pPr>
      <w:r>
        <w:lastRenderedPageBreak/>
        <w:t>Tables</w:t>
      </w:r>
    </w:p>
    <w:p w14:paraId="6D1D6E85" w14:textId="61B1740E" w:rsidR="0000782A" w:rsidRDefault="0000782A" w:rsidP="00544571">
      <w:bookmarkStart w:id="28" w:name="_Ref510782250"/>
      <w:r>
        <w:t xml:space="preserve">Table </w:t>
      </w:r>
      <w:fldSimple w:instr=" SEQ Table \* MERGEFORMAT ">
        <w:r w:rsidR="00EC4DD3">
          <w:rPr>
            <w:noProof/>
          </w:rPr>
          <w:t>1</w:t>
        </w:r>
      </w:fldSimple>
      <w:bookmarkEnd w:id="28"/>
      <w:r>
        <w:t>. Parameter</w:t>
      </w:r>
      <w:r w:rsidR="006F1D96">
        <w:t xml:space="preserve"> names</w:t>
      </w:r>
      <w:r w:rsidR="00AA34AF">
        <w:t xml:space="preserve"> and the</w:t>
      </w:r>
      <w:r w:rsidR="00FA1E96">
        <w:t>ir</w:t>
      </w:r>
      <w:r w:rsidR="00AA34AF">
        <w:t xml:space="preserve"> corresponding symbols </w:t>
      </w:r>
      <w:r w:rsidR="00FA1E96">
        <w:t xml:space="preserve">used for </w:t>
      </w:r>
      <w:r w:rsidR="00AA34AF">
        <w:t xml:space="preserve">the </w:t>
      </w:r>
      <w:r>
        <w:t>spatiotemporal index-standardization model</w:t>
      </w:r>
      <w:r w:rsidR="00A04C20">
        <w:t xml:space="preserve">. Two </w:t>
      </w:r>
      <w:r w:rsidR="006F1D96">
        <w:t>versions of the model, one with</w:t>
      </w:r>
      <w:r w:rsidR="00FA1E96">
        <w:t>out</w:t>
      </w:r>
      <w:r w:rsidR="006F1D96">
        <w:t xml:space="preserve"> and one with fixed-effect covariates for depth, </w:t>
      </w:r>
      <w:r w:rsidR="00A04C20">
        <w:t>were fit</w:t>
      </w:r>
      <w:r w:rsidR="006F1D96">
        <w:t xml:space="preserve"> </w:t>
      </w:r>
      <w:r>
        <w:t xml:space="preserve">to empirical data </w:t>
      </w:r>
      <w:r w:rsidR="006F1D96">
        <w:t xml:space="preserve">collected by the Alaska Fisheries Science </w:t>
      </w:r>
      <w:proofErr w:type="spellStart"/>
      <w:r w:rsidR="006F1D96">
        <w:t>Center</w:t>
      </w:r>
      <w:proofErr w:type="spellEnd"/>
      <w:r w:rsidR="006F1D96">
        <w:t xml:space="preserve"> during the eastern Bering Sea trawl survey </w:t>
      </w:r>
      <w:r>
        <w:t xml:space="preserve">on </w:t>
      </w:r>
      <w:r w:rsidR="00FA1E96">
        <w:t>Alaska plaice</w:t>
      </w:r>
      <w:r>
        <w:t xml:space="preserve"> (</w:t>
      </w:r>
      <w:proofErr w:type="spellStart"/>
      <w:r w:rsidR="00FA1E96" w:rsidRPr="00685CC7">
        <w:rPr>
          <w:i/>
        </w:rPr>
        <w:t>Pleuronectes</w:t>
      </w:r>
      <w:proofErr w:type="spellEnd"/>
      <w:r w:rsidR="00FA1E96" w:rsidRPr="00685CC7">
        <w:rPr>
          <w:i/>
        </w:rPr>
        <w:t xml:space="preserve"> </w:t>
      </w:r>
      <w:proofErr w:type="spellStart"/>
      <w:r w:rsidR="00FA1E96" w:rsidRPr="00685CC7">
        <w:rPr>
          <w:i/>
        </w:rPr>
        <w:t>quadrituberculatus</w:t>
      </w:r>
      <w:proofErr w:type="spellEnd"/>
      <w:r>
        <w:t>).</w:t>
      </w:r>
      <w:r w:rsidR="00A0249E">
        <w:t xml:space="preserve"> A value of NA means that the parameter</w:t>
      </w:r>
      <w:r w:rsidR="00FA1E96">
        <w:t xml:space="preserve"> or index value</w:t>
      </w:r>
      <w:r w:rsidR="00A0249E">
        <w:t xml:space="preserve"> was not estimated. </w:t>
      </w:r>
      <w:r w:rsidR="00FA1E96">
        <w:t xml:space="preserve">Estimates of standard error (se) are given in parentheses.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726"/>
        <w:gridCol w:w="1803"/>
        <w:gridCol w:w="1803"/>
        <w:gridCol w:w="1804"/>
      </w:tblGrid>
      <w:tr w:rsidR="00A0249E" w:rsidRPr="00A0249E" w14:paraId="1AECAD99" w14:textId="77777777" w:rsidTr="00A0249E">
        <w:tc>
          <w:tcPr>
            <w:tcW w:w="2880" w:type="dxa"/>
            <w:tcBorders>
              <w:top w:val="single" w:sz="4" w:space="0" w:color="auto"/>
              <w:bottom w:val="single" w:sz="4" w:space="0" w:color="auto"/>
            </w:tcBorders>
          </w:tcPr>
          <w:p w14:paraId="34BA4E7A" w14:textId="7863EAF6" w:rsidR="001F62E8" w:rsidRPr="00A0249E" w:rsidRDefault="00EE1475" w:rsidP="00544571">
            <w:pPr>
              <w:rPr>
                <w:rFonts w:cs="Times New Roman"/>
                <w:sz w:val="16"/>
                <w:szCs w:val="16"/>
              </w:rPr>
            </w:pPr>
            <w:r w:rsidRPr="00A0249E">
              <w:rPr>
                <w:rFonts w:cs="Times New Roman"/>
                <w:sz w:val="16"/>
                <w:szCs w:val="16"/>
              </w:rPr>
              <w:t>Name</w:t>
            </w:r>
          </w:p>
        </w:tc>
        <w:tc>
          <w:tcPr>
            <w:tcW w:w="726" w:type="dxa"/>
            <w:tcBorders>
              <w:top w:val="single" w:sz="4" w:space="0" w:color="auto"/>
              <w:bottom w:val="single" w:sz="4" w:space="0" w:color="auto"/>
            </w:tcBorders>
          </w:tcPr>
          <w:p w14:paraId="6A616B0B" w14:textId="56CD8AF6" w:rsidR="001F62E8" w:rsidRPr="00A0249E" w:rsidRDefault="00EE1475" w:rsidP="00544571">
            <w:pPr>
              <w:rPr>
                <w:rFonts w:cs="Times New Roman"/>
                <w:sz w:val="16"/>
                <w:szCs w:val="16"/>
              </w:rPr>
            </w:pPr>
            <w:r w:rsidRPr="00A0249E">
              <w:rPr>
                <w:rFonts w:cs="Times New Roman"/>
                <w:sz w:val="16"/>
                <w:szCs w:val="16"/>
              </w:rPr>
              <w:t>Symbol</w:t>
            </w:r>
          </w:p>
        </w:tc>
        <w:tc>
          <w:tcPr>
            <w:tcW w:w="1803" w:type="dxa"/>
            <w:tcBorders>
              <w:top w:val="single" w:sz="4" w:space="0" w:color="auto"/>
              <w:bottom w:val="single" w:sz="4" w:space="0" w:color="auto"/>
            </w:tcBorders>
          </w:tcPr>
          <w:p w14:paraId="36548533" w14:textId="35DBAA1E" w:rsidR="001F62E8" w:rsidRPr="00A0249E" w:rsidRDefault="00A04C20" w:rsidP="00544571">
            <w:pPr>
              <w:rPr>
                <w:rFonts w:cs="Times New Roman"/>
                <w:sz w:val="16"/>
                <w:szCs w:val="16"/>
              </w:rPr>
            </w:pPr>
            <w:r w:rsidRPr="00A0249E">
              <w:rPr>
                <w:rFonts w:cs="Times New Roman"/>
                <w:sz w:val="16"/>
                <w:szCs w:val="16"/>
              </w:rPr>
              <w:t>Dimension</w:t>
            </w:r>
          </w:p>
        </w:tc>
        <w:tc>
          <w:tcPr>
            <w:tcW w:w="1803" w:type="dxa"/>
            <w:tcBorders>
              <w:top w:val="single" w:sz="4" w:space="0" w:color="auto"/>
              <w:bottom w:val="single" w:sz="4" w:space="0" w:color="auto"/>
            </w:tcBorders>
          </w:tcPr>
          <w:p w14:paraId="6386C733" w14:textId="6762DFFB" w:rsidR="001F62E8" w:rsidRPr="00A0249E" w:rsidRDefault="00FA1E96" w:rsidP="00FA1E96">
            <w:pPr>
              <w:rPr>
                <w:rFonts w:cs="Times New Roman"/>
                <w:sz w:val="16"/>
                <w:szCs w:val="16"/>
              </w:rPr>
            </w:pPr>
            <w:r>
              <w:rPr>
                <w:rFonts w:cs="Times New Roman"/>
                <w:sz w:val="16"/>
                <w:szCs w:val="16"/>
              </w:rPr>
              <w:t xml:space="preserve">Est. </w:t>
            </w:r>
            <w:r w:rsidR="00A04C20" w:rsidRPr="00A0249E">
              <w:rPr>
                <w:rFonts w:cs="Times New Roman"/>
                <w:sz w:val="16"/>
                <w:szCs w:val="16"/>
              </w:rPr>
              <w:t>w/o depth</w:t>
            </w:r>
            <w:r>
              <w:rPr>
                <w:rFonts w:cs="Times New Roman"/>
                <w:sz w:val="16"/>
                <w:szCs w:val="16"/>
              </w:rPr>
              <w:t xml:space="preserve"> (se)</w:t>
            </w:r>
          </w:p>
        </w:tc>
        <w:tc>
          <w:tcPr>
            <w:tcW w:w="1804" w:type="dxa"/>
            <w:tcBorders>
              <w:top w:val="single" w:sz="4" w:space="0" w:color="auto"/>
              <w:bottom w:val="single" w:sz="4" w:space="0" w:color="auto"/>
            </w:tcBorders>
          </w:tcPr>
          <w:p w14:paraId="4494C8EB" w14:textId="4FE4A59C" w:rsidR="001F62E8" w:rsidRPr="00A0249E" w:rsidRDefault="00A04C20" w:rsidP="00FA1E96">
            <w:pPr>
              <w:rPr>
                <w:rFonts w:cs="Times New Roman"/>
                <w:sz w:val="16"/>
                <w:szCs w:val="16"/>
              </w:rPr>
            </w:pPr>
            <w:r w:rsidRPr="00A0249E">
              <w:rPr>
                <w:rFonts w:cs="Times New Roman"/>
                <w:sz w:val="16"/>
                <w:szCs w:val="16"/>
              </w:rPr>
              <w:t>Est. w/ depth</w:t>
            </w:r>
            <w:r w:rsidR="00FA1E96">
              <w:rPr>
                <w:rFonts w:cs="Times New Roman"/>
                <w:sz w:val="16"/>
                <w:szCs w:val="16"/>
              </w:rPr>
              <w:t xml:space="preserve"> (se)</w:t>
            </w:r>
          </w:p>
        </w:tc>
      </w:tr>
      <w:tr w:rsidR="00A0249E" w:rsidRPr="00A0249E" w14:paraId="5EEAA694" w14:textId="77777777" w:rsidTr="00A0249E">
        <w:tc>
          <w:tcPr>
            <w:tcW w:w="2880" w:type="dxa"/>
            <w:tcBorders>
              <w:top w:val="single" w:sz="4" w:space="0" w:color="auto"/>
              <w:bottom w:val="nil"/>
            </w:tcBorders>
          </w:tcPr>
          <w:p w14:paraId="04CC9257" w14:textId="6B29D712" w:rsidR="001F62E8" w:rsidRPr="00A0249E" w:rsidRDefault="00A04C20" w:rsidP="00544571">
            <w:pPr>
              <w:rPr>
                <w:rFonts w:cs="Times New Roman"/>
                <w:sz w:val="16"/>
                <w:szCs w:val="16"/>
              </w:rPr>
            </w:pPr>
            <w:r w:rsidRPr="00A0249E">
              <w:rPr>
                <w:rFonts w:cs="Times New Roman"/>
                <w:sz w:val="16"/>
                <w:szCs w:val="16"/>
              </w:rPr>
              <w:t>Sample</w:t>
            </w:r>
          </w:p>
        </w:tc>
        <w:tc>
          <w:tcPr>
            <w:tcW w:w="726" w:type="dxa"/>
            <w:tcBorders>
              <w:top w:val="single" w:sz="4" w:space="0" w:color="auto"/>
              <w:bottom w:val="nil"/>
            </w:tcBorders>
          </w:tcPr>
          <w:p w14:paraId="3716B938" w14:textId="57377AC4" w:rsidR="001F62E8" w:rsidRPr="00A0249E" w:rsidRDefault="00A04C20" w:rsidP="00544571">
            <w:pPr>
              <w:rPr>
                <w:rFonts w:cs="Times New Roman"/>
                <w:sz w:val="16"/>
                <w:szCs w:val="16"/>
              </w:rPr>
            </w:pPr>
            <m:oMathPara>
              <m:oMath>
                <m:r>
                  <w:rPr>
                    <w:rFonts w:ascii="Cambria Math" w:hAnsi="Cambria Math" w:cs="Times New Roman"/>
                    <w:sz w:val="16"/>
                    <w:szCs w:val="16"/>
                  </w:rPr>
                  <m:t>i</m:t>
                </m:r>
              </m:oMath>
            </m:oMathPara>
          </w:p>
        </w:tc>
        <w:tc>
          <w:tcPr>
            <w:tcW w:w="1803" w:type="dxa"/>
            <w:tcBorders>
              <w:top w:val="single" w:sz="4" w:space="0" w:color="auto"/>
              <w:bottom w:val="nil"/>
            </w:tcBorders>
          </w:tcPr>
          <w:p w14:paraId="7DCC7A39" w14:textId="77777777" w:rsidR="001F62E8" w:rsidRPr="00A0249E" w:rsidRDefault="001F62E8" w:rsidP="00544571">
            <w:pPr>
              <w:rPr>
                <w:rFonts w:cs="Times New Roman"/>
                <w:sz w:val="16"/>
                <w:szCs w:val="16"/>
              </w:rPr>
            </w:pPr>
          </w:p>
        </w:tc>
        <w:tc>
          <w:tcPr>
            <w:tcW w:w="1803" w:type="dxa"/>
            <w:tcBorders>
              <w:top w:val="single" w:sz="4" w:space="0" w:color="auto"/>
              <w:bottom w:val="nil"/>
            </w:tcBorders>
          </w:tcPr>
          <w:p w14:paraId="2879D797" w14:textId="77777777" w:rsidR="001F62E8" w:rsidRPr="00A0249E" w:rsidRDefault="001F62E8" w:rsidP="00544571">
            <w:pPr>
              <w:rPr>
                <w:rFonts w:cs="Times New Roman"/>
                <w:sz w:val="16"/>
                <w:szCs w:val="16"/>
              </w:rPr>
            </w:pPr>
          </w:p>
        </w:tc>
        <w:tc>
          <w:tcPr>
            <w:tcW w:w="1804" w:type="dxa"/>
            <w:tcBorders>
              <w:top w:val="single" w:sz="4" w:space="0" w:color="auto"/>
              <w:bottom w:val="nil"/>
            </w:tcBorders>
          </w:tcPr>
          <w:p w14:paraId="6550917F" w14:textId="77777777" w:rsidR="001F62E8" w:rsidRPr="00A0249E" w:rsidRDefault="001F62E8" w:rsidP="00544571">
            <w:pPr>
              <w:rPr>
                <w:rFonts w:cs="Times New Roman"/>
                <w:sz w:val="16"/>
                <w:szCs w:val="16"/>
              </w:rPr>
            </w:pPr>
          </w:p>
        </w:tc>
      </w:tr>
      <w:tr w:rsidR="00A0249E" w:rsidRPr="00A0249E" w14:paraId="1B5307A7" w14:textId="77777777" w:rsidTr="00A0249E">
        <w:tc>
          <w:tcPr>
            <w:tcW w:w="2880" w:type="dxa"/>
            <w:tcBorders>
              <w:top w:val="nil"/>
            </w:tcBorders>
          </w:tcPr>
          <w:p w14:paraId="60766DCE" w14:textId="6A2E5A5C" w:rsidR="00A04C20" w:rsidRPr="00A0249E" w:rsidRDefault="00A04C20" w:rsidP="00544571">
            <w:pPr>
              <w:rPr>
                <w:rFonts w:cs="Times New Roman"/>
                <w:sz w:val="16"/>
                <w:szCs w:val="16"/>
              </w:rPr>
            </w:pPr>
            <w:r w:rsidRPr="00A0249E">
              <w:rPr>
                <w:rFonts w:cs="Times New Roman"/>
                <w:sz w:val="16"/>
                <w:szCs w:val="16"/>
              </w:rPr>
              <w:t>Location</w:t>
            </w:r>
          </w:p>
        </w:tc>
        <w:tc>
          <w:tcPr>
            <w:tcW w:w="726" w:type="dxa"/>
            <w:tcBorders>
              <w:top w:val="nil"/>
            </w:tcBorders>
          </w:tcPr>
          <w:p w14:paraId="3A5F696E" w14:textId="4BB7109B" w:rsidR="00A04C20" w:rsidRPr="00A0249E" w:rsidRDefault="00A04C20" w:rsidP="00544571">
            <w:pPr>
              <w:rPr>
                <w:rFonts w:cs="Times New Roman"/>
                <w:sz w:val="16"/>
                <w:szCs w:val="16"/>
              </w:rPr>
            </w:pPr>
            <m:oMathPara>
              <m:oMath>
                <m:r>
                  <w:rPr>
                    <w:rFonts w:ascii="Cambria Math" w:hAnsi="Cambria Math" w:cs="Times New Roman"/>
                    <w:sz w:val="16"/>
                    <w:szCs w:val="16"/>
                  </w:rPr>
                  <m:t>s</m:t>
                </m:r>
              </m:oMath>
            </m:oMathPara>
          </w:p>
        </w:tc>
        <w:tc>
          <w:tcPr>
            <w:tcW w:w="1803" w:type="dxa"/>
            <w:tcBorders>
              <w:top w:val="nil"/>
            </w:tcBorders>
          </w:tcPr>
          <w:p w14:paraId="795C6285" w14:textId="77777777" w:rsidR="00A04C20" w:rsidRPr="00A0249E" w:rsidRDefault="00A04C20" w:rsidP="00544571">
            <w:pPr>
              <w:rPr>
                <w:rFonts w:cs="Times New Roman"/>
                <w:sz w:val="16"/>
                <w:szCs w:val="16"/>
              </w:rPr>
            </w:pPr>
          </w:p>
        </w:tc>
        <w:tc>
          <w:tcPr>
            <w:tcW w:w="1803" w:type="dxa"/>
            <w:tcBorders>
              <w:top w:val="nil"/>
            </w:tcBorders>
          </w:tcPr>
          <w:p w14:paraId="683C860B" w14:textId="77777777" w:rsidR="00A04C20" w:rsidRPr="00A0249E" w:rsidRDefault="00A04C20" w:rsidP="00544571">
            <w:pPr>
              <w:rPr>
                <w:rFonts w:cs="Times New Roman"/>
                <w:sz w:val="16"/>
                <w:szCs w:val="16"/>
              </w:rPr>
            </w:pPr>
          </w:p>
        </w:tc>
        <w:tc>
          <w:tcPr>
            <w:tcW w:w="1804" w:type="dxa"/>
            <w:tcBorders>
              <w:top w:val="nil"/>
            </w:tcBorders>
          </w:tcPr>
          <w:p w14:paraId="74EF4C67" w14:textId="77777777" w:rsidR="00A04C20" w:rsidRPr="00A0249E" w:rsidRDefault="00A04C20" w:rsidP="00544571">
            <w:pPr>
              <w:rPr>
                <w:rFonts w:cs="Times New Roman"/>
                <w:sz w:val="16"/>
                <w:szCs w:val="16"/>
              </w:rPr>
            </w:pPr>
          </w:p>
        </w:tc>
      </w:tr>
      <w:tr w:rsidR="00A04C20" w:rsidRPr="00A0249E" w14:paraId="4BD50D2F" w14:textId="77777777" w:rsidTr="00A0249E">
        <w:tc>
          <w:tcPr>
            <w:tcW w:w="2880" w:type="dxa"/>
            <w:tcBorders>
              <w:top w:val="nil"/>
            </w:tcBorders>
          </w:tcPr>
          <w:p w14:paraId="55DF9726" w14:textId="3F33001F" w:rsidR="00A04C20" w:rsidRPr="00A0249E" w:rsidRDefault="00A04C20" w:rsidP="00544571">
            <w:pPr>
              <w:rPr>
                <w:rFonts w:cs="Times New Roman"/>
                <w:sz w:val="16"/>
                <w:szCs w:val="16"/>
              </w:rPr>
            </w:pPr>
            <w:r w:rsidRPr="00A0249E">
              <w:rPr>
                <w:rFonts w:cs="Times New Roman"/>
                <w:sz w:val="16"/>
                <w:szCs w:val="16"/>
              </w:rPr>
              <w:t>Year</w:t>
            </w:r>
          </w:p>
        </w:tc>
        <w:tc>
          <w:tcPr>
            <w:tcW w:w="726" w:type="dxa"/>
            <w:tcBorders>
              <w:top w:val="nil"/>
            </w:tcBorders>
          </w:tcPr>
          <w:p w14:paraId="7DB66CB6" w14:textId="24A22627" w:rsidR="00A04C20" w:rsidRPr="00A0249E" w:rsidRDefault="00A04C20" w:rsidP="00544571">
            <w:pPr>
              <w:rPr>
                <w:rFonts w:eastAsia="Calibri" w:cs="Times New Roman"/>
                <w:sz w:val="16"/>
                <w:szCs w:val="16"/>
              </w:rPr>
            </w:pPr>
            <m:oMathPara>
              <m:oMath>
                <m:r>
                  <w:rPr>
                    <w:rFonts w:ascii="Cambria Math" w:eastAsia="Calibri" w:hAnsi="Cambria Math" w:cs="Times New Roman"/>
                    <w:sz w:val="16"/>
                    <w:szCs w:val="16"/>
                  </w:rPr>
                  <m:t>t</m:t>
                </m:r>
              </m:oMath>
            </m:oMathPara>
          </w:p>
        </w:tc>
        <w:tc>
          <w:tcPr>
            <w:tcW w:w="1803" w:type="dxa"/>
            <w:tcBorders>
              <w:top w:val="nil"/>
            </w:tcBorders>
          </w:tcPr>
          <w:p w14:paraId="5A756F23" w14:textId="77777777" w:rsidR="00A04C20" w:rsidRPr="00A0249E" w:rsidRDefault="00A04C20" w:rsidP="00544571">
            <w:pPr>
              <w:rPr>
                <w:rFonts w:cs="Times New Roman"/>
                <w:sz w:val="16"/>
                <w:szCs w:val="16"/>
              </w:rPr>
            </w:pPr>
          </w:p>
        </w:tc>
        <w:tc>
          <w:tcPr>
            <w:tcW w:w="1803" w:type="dxa"/>
            <w:tcBorders>
              <w:top w:val="nil"/>
            </w:tcBorders>
          </w:tcPr>
          <w:p w14:paraId="663576A4" w14:textId="77777777" w:rsidR="00A04C20" w:rsidRPr="00A0249E" w:rsidRDefault="00A04C20" w:rsidP="00544571">
            <w:pPr>
              <w:rPr>
                <w:rFonts w:cs="Times New Roman"/>
                <w:sz w:val="16"/>
                <w:szCs w:val="16"/>
              </w:rPr>
            </w:pPr>
          </w:p>
        </w:tc>
        <w:tc>
          <w:tcPr>
            <w:tcW w:w="1804" w:type="dxa"/>
            <w:tcBorders>
              <w:top w:val="nil"/>
            </w:tcBorders>
          </w:tcPr>
          <w:p w14:paraId="2C15651E" w14:textId="77777777" w:rsidR="00A04C20" w:rsidRPr="00A0249E" w:rsidRDefault="00A04C20" w:rsidP="00544571">
            <w:pPr>
              <w:rPr>
                <w:rFonts w:cs="Times New Roman"/>
                <w:sz w:val="16"/>
                <w:szCs w:val="16"/>
              </w:rPr>
            </w:pPr>
          </w:p>
        </w:tc>
      </w:tr>
      <w:tr w:rsidR="00A04C20" w:rsidRPr="00A0249E" w14:paraId="7197FE12" w14:textId="77777777" w:rsidTr="00A0249E">
        <w:tc>
          <w:tcPr>
            <w:tcW w:w="2880" w:type="dxa"/>
            <w:tcBorders>
              <w:top w:val="nil"/>
            </w:tcBorders>
          </w:tcPr>
          <w:p w14:paraId="416680FF" w14:textId="7EC71B8D" w:rsidR="00A04C20" w:rsidRPr="00A0249E" w:rsidRDefault="00A04C20" w:rsidP="00544571">
            <w:pPr>
              <w:rPr>
                <w:rFonts w:cs="Times New Roman"/>
                <w:sz w:val="16"/>
                <w:szCs w:val="16"/>
              </w:rPr>
            </w:pPr>
            <w:r w:rsidRPr="00A0249E">
              <w:rPr>
                <w:rFonts w:cs="Times New Roman"/>
                <w:sz w:val="16"/>
                <w:szCs w:val="16"/>
              </w:rPr>
              <w:t>Vessel</w:t>
            </w:r>
          </w:p>
        </w:tc>
        <w:tc>
          <w:tcPr>
            <w:tcW w:w="726" w:type="dxa"/>
            <w:tcBorders>
              <w:top w:val="nil"/>
            </w:tcBorders>
          </w:tcPr>
          <w:p w14:paraId="146F8098" w14:textId="5DF65768" w:rsidR="00A04C20" w:rsidRPr="00A0249E" w:rsidRDefault="00A04C20" w:rsidP="00544571">
            <w:pPr>
              <w:rPr>
                <w:rFonts w:eastAsia="Calibri" w:cs="Times New Roman"/>
                <w:sz w:val="16"/>
                <w:szCs w:val="16"/>
              </w:rPr>
            </w:pPr>
            <m:oMathPara>
              <m:oMath>
                <m:r>
                  <w:rPr>
                    <w:rFonts w:ascii="Cambria Math" w:eastAsia="Calibri" w:hAnsi="Cambria Math" w:cs="Times New Roman"/>
                    <w:sz w:val="16"/>
                    <w:szCs w:val="16"/>
                  </w:rPr>
                  <m:t>ν</m:t>
                </m:r>
              </m:oMath>
            </m:oMathPara>
          </w:p>
        </w:tc>
        <w:tc>
          <w:tcPr>
            <w:tcW w:w="1803" w:type="dxa"/>
            <w:tcBorders>
              <w:top w:val="nil"/>
            </w:tcBorders>
          </w:tcPr>
          <w:p w14:paraId="14A5056A" w14:textId="77777777" w:rsidR="00A04C20" w:rsidRPr="00A0249E" w:rsidRDefault="00A04C20" w:rsidP="00544571">
            <w:pPr>
              <w:rPr>
                <w:rFonts w:cs="Times New Roman"/>
                <w:sz w:val="16"/>
                <w:szCs w:val="16"/>
              </w:rPr>
            </w:pPr>
          </w:p>
        </w:tc>
        <w:tc>
          <w:tcPr>
            <w:tcW w:w="1803" w:type="dxa"/>
            <w:tcBorders>
              <w:top w:val="nil"/>
            </w:tcBorders>
          </w:tcPr>
          <w:p w14:paraId="19CD5DD8" w14:textId="77777777" w:rsidR="00A04C20" w:rsidRPr="00A0249E" w:rsidRDefault="00A04C20" w:rsidP="00544571">
            <w:pPr>
              <w:rPr>
                <w:rFonts w:cs="Times New Roman"/>
                <w:sz w:val="16"/>
                <w:szCs w:val="16"/>
              </w:rPr>
            </w:pPr>
          </w:p>
        </w:tc>
        <w:tc>
          <w:tcPr>
            <w:tcW w:w="1804" w:type="dxa"/>
            <w:tcBorders>
              <w:top w:val="nil"/>
            </w:tcBorders>
          </w:tcPr>
          <w:p w14:paraId="7695F2FE" w14:textId="77777777" w:rsidR="00A04C20" w:rsidRPr="00A0249E" w:rsidRDefault="00A04C20" w:rsidP="00544571">
            <w:pPr>
              <w:rPr>
                <w:rFonts w:cs="Times New Roman"/>
                <w:sz w:val="16"/>
                <w:szCs w:val="16"/>
              </w:rPr>
            </w:pPr>
          </w:p>
        </w:tc>
      </w:tr>
      <w:tr w:rsidR="00A04C20" w:rsidRPr="00A0249E" w14:paraId="7D22E99D" w14:textId="77777777" w:rsidTr="00A0249E">
        <w:tc>
          <w:tcPr>
            <w:tcW w:w="2880" w:type="dxa"/>
            <w:tcBorders>
              <w:top w:val="nil"/>
            </w:tcBorders>
          </w:tcPr>
          <w:p w14:paraId="1A8F479F" w14:textId="05B60357" w:rsidR="00A04C20" w:rsidRPr="00A0249E" w:rsidRDefault="00A04C20" w:rsidP="00544571">
            <w:pPr>
              <w:rPr>
                <w:rFonts w:cs="Times New Roman"/>
                <w:sz w:val="16"/>
                <w:szCs w:val="16"/>
              </w:rPr>
            </w:pPr>
            <w:r w:rsidRPr="00A0249E">
              <w:rPr>
                <w:rFonts w:cs="Times New Roman"/>
                <w:sz w:val="16"/>
                <w:szCs w:val="16"/>
              </w:rPr>
              <w:t>Catch data</w:t>
            </w:r>
          </w:p>
        </w:tc>
        <w:tc>
          <w:tcPr>
            <w:tcW w:w="726" w:type="dxa"/>
            <w:tcBorders>
              <w:top w:val="nil"/>
            </w:tcBorders>
          </w:tcPr>
          <w:p w14:paraId="05BB6712" w14:textId="7810725E" w:rsidR="00A04C20" w:rsidRPr="00A0249E" w:rsidRDefault="00594237" w:rsidP="00544571">
            <w:pPr>
              <w:rPr>
                <w:rFonts w:eastAsia="Calibri" w:cs="Times New Roman"/>
                <w:sz w:val="16"/>
                <w:szCs w:val="16"/>
              </w:rPr>
            </w:pPr>
            <m:oMathPara>
              <m:oMath>
                <m:sSub>
                  <m:sSubPr>
                    <m:ctrlPr>
                      <w:rPr>
                        <w:rFonts w:ascii="Cambria Math" w:eastAsia="Calibri" w:hAnsi="Cambria Math" w:cs="Times New Roman"/>
                        <w:i/>
                        <w:sz w:val="16"/>
                        <w:szCs w:val="16"/>
                      </w:rPr>
                    </m:ctrlPr>
                  </m:sSubPr>
                  <m:e>
                    <m:r>
                      <w:rPr>
                        <w:rFonts w:ascii="Cambria Math" w:eastAsia="Calibri" w:hAnsi="Cambria Math" w:cs="Times New Roman"/>
                        <w:sz w:val="16"/>
                        <w:szCs w:val="16"/>
                      </w:rPr>
                      <m:t>b</m:t>
                    </m:r>
                  </m:e>
                  <m:sub>
                    <m:r>
                      <w:rPr>
                        <w:rFonts w:ascii="Cambria Math" w:eastAsia="Calibri" w:hAnsi="Cambria Math" w:cs="Times New Roman"/>
                        <w:sz w:val="16"/>
                        <w:szCs w:val="16"/>
                      </w:rPr>
                      <m:t>i</m:t>
                    </m:r>
                  </m:sub>
                </m:sSub>
              </m:oMath>
            </m:oMathPara>
          </w:p>
        </w:tc>
        <w:tc>
          <w:tcPr>
            <w:tcW w:w="1803" w:type="dxa"/>
            <w:tcBorders>
              <w:top w:val="nil"/>
            </w:tcBorders>
          </w:tcPr>
          <w:p w14:paraId="016DDBE2" w14:textId="77777777" w:rsidR="00A04C20" w:rsidRPr="00A0249E" w:rsidRDefault="00A04C20" w:rsidP="00544571">
            <w:pPr>
              <w:rPr>
                <w:rFonts w:cs="Times New Roman"/>
                <w:sz w:val="16"/>
                <w:szCs w:val="16"/>
              </w:rPr>
            </w:pPr>
          </w:p>
        </w:tc>
        <w:tc>
          <w:tcPr>
            <w:tcW w:w="1803" w:type="dxa"/>
            <w:tcBorders>
              <w:top w:val="nil"/>
            </w:tcBorders>
          </w:tcPr>
          <w:p w14:paraId="6E99255F" w14:textId="77777777" w:rsidR="00A04C20" w:rsidRPr="00A0249E" w:rsidRDefault="00A04C20" w:rsidP="00544571">
            <w:pPr>
              <w:rPr>
                <w:rFonts w:cs="Times New Roman"/>
                <w:sz w:val="16"/>
                <w:szCs w:val="16"/>
              </w:rPr>
            </w:pPr>
          </w:p>
        </w:tc>
        <w:tc>
          <w:tcPr>
            <w:tcW w:w="1804" w:type="dxa"/>
            <w:tcBorders>
              <w:top w:val="nil"/>
            </w:tcBorders>
          </w:tcPr>
          <w:p w14:paraId="043B972A" w14:textId="77777777" w:rsidR="00A04C20" w:rsidRPr="00A0249E" w:rsidRDefault="00A04C20" w:rsidP="00544571">
            <w:pPr>
              <w:rPr>
                <w:rFonts w:cs="Times New Roman"/>
                <w:sz w:val="16"/>
                <w:szCs w:val="16"/>
              </w:rPr>
            </w:pPr>
          </w:p>
        </w:tc>
      </w:tr>
      <w:tr w:rsidR="00A04C20" w:rsidRPr="00A0249E" w14:paraId="1976AC98" w14:textId="77777777" w:rsidTr="00A0249E">
        <w:tc>
          <w:tcPr>
            <w:tcW w:w="2880" w:type="dxa"/>
            <w:tcBorders>
              <w:top w:val="nil"/>
            </w:tcBorders>
          </w:tcPr>
          <w:p w14:paraId="56E67141" w14:textId="510555E6" w:rsidR="00A04C20" w:rsidRPr="00A0249E" w:rsidRDefault="008C7879" w:rsidP="00544571">
            <w:pPr>
              <w:rPr>
                <w:rFonts w:cs="Times New Roman"/>
                <w:sz w:val="16"/>
                <w:szCs w:val="16"/>
              </w:rPr>
            </w:pPr>
            <w:r w:rsidRPr="00A0249E">
              <w:rPr>
                <w:rFonts w:cs="Times New Roman"/>
                <w:sz w:val="16"/>
                <w:szCs w:val="16"/>
              </w:rPr>
              <w:t xml:space="preserve">Marginal spatial variation in </w:t>
            </w:r>
            <m:oMath>
              <m:sSub>
                <m:sSubPr>
                  <m:ctrlPr>
                    <w:rPr>
                      <w:rFonts w:ascii="Cambria Math" w:hAnsi="Cambria Math" w:cs="Times New Roman"/>
                      <w:i/>
                      <w:sz w:val="16"/>
                      <w:szCs w:val="16"/>
                    </w:rPr>
                  </m:ctrlPr>
                </m:sSubPr>
                <m:e>
                  <m:r>
                    <w:rPr>
                      <w:rFonts w:ascii="Cambria Math" w:hAnsi="Cambria Math" w:cs="Times New Roman"/>
                      <w:sz w:val="16"/>
                      <w:szCs w:val="16"/>
                    </w:rPr>
                    <m:t>r</m:t>
                  </m:r>
                </m:e>
                <m:sub>
                  <m:r>
                    <w:rPr>
                      <w:rFonts w:ascii="Cambria Math" w:hAnsi="Cambria Math" w:cs="Times New Roman"/>
                      <w:sz w:val="16"/>
                      <w:szCs w:val="16"/>
                    </w:rPr>
                    <m:t>1</m:t>
                  </m:r>
                </m:sub>
              </m:sSub>
            </m:oMath>
          </w:p>
        </w:tc>
        <w:tc>
          <w:tcPr>
            <w:tcW w:w="726" w:type="dxa"/>
            <w:tcBorders>
              <w:top w:val="nil"/>
            </w:tcBorders>
          </w:tcPr>
          <w:p w14:paraId="6193B96E" w14:textId="77777777" w:rsidR="00A04C20" w:rsidRPr="00A0249E" w:rsidRDefault="00A04C20" w:rsidP="00544571">
            <w:pPr>
              <w:rPr>
                <w:rFonts w:eastAsia="Calibri" w:cs="Times New Roman"/>
                <w:sz w:val="16"/>
                <w:szCs w:val="16"/>
              </w:rPr>
            </w:pPr>
          </w:p>
        </w:tc>
        <w:tc>
          <w:tcPr>
            <w:tcW w:w="1803" w:type="dxa"/>
            <w:tcBorders>
              <w:top w:val="nil"/>
            </w:tcBorders>
          </w:tcPr>
          <w:p w14:paraId="7B3DA399" w14:textId="77777777" w:rsidR="00A04C20" w:rsidRPr="00A0249E" w:rsidRDefault="00A04C20" w:rsidP="00544571">
            <w:pPr>
              <w:rPr>
                <w:rFonts w:cs="Times New Roman"/>
                <w:sz w:val="16"/>
                <w:szCs w:val="16"/>
              </w:rPr>
            </w:pPr>
          </w:p>
        </w:tc>
        <w:tc>
          <w:tcPr>
            <w:tcW w:w="1803" w:type="dxa"/>
            <w:tcBorders>
              <w:top w:val="nil"/>
            </w:tcBorders>
          </w:tcPr>
          <w:p w14:paraId="06BA2157" w14:textId="7090E08D" w:rsidR="00A04C20" w:rsidRPr="00A0249E" w:rsidRDefault="008C7879" w:rsidP="00544571">
            <w:pPr>
              <w:rPr>
                <w:rFonts w:cs="Times New Roman"/>
                <w:sz w:val="16"/>
                <w:szCs w:val="16"/>
              </w:rPr>
            </w:pPr>
            <w:r w:rsidRPr="00A0249E">
              <w:rPr>
                <w:rFonts w:cs="Times New Roman"/>
                <w:sz w:val="16"/>
                <w:szCs w:val="16"/>
              </w:rPr>
              <w:t>3.007</w:t>
            </w:r>
          </w:p>
        </w:tc>
        <w:tc>
          <w:tcPr>
            <w:tcW w:w="1804" w:type="dxa"/>
            <w:tcBorders>
              <w:top w:val="nil"/>
            </w:tcBorders>
          </w:tcPr>
          <w:p w14:paraId="2D9DCAB7" w14:textId="6A36BDD3" w:rsidR="00A04C20" w:rsidRPr="00A0249E" w:rsidRDefault="008C7879" w:rsidP="00544571">
            <w:pPr>
              <w:rPr>
                <w:rFonts w:cs="Times New Roman"/>
                <w:sz w:val="16"/>
                <w:szCs w:val="16"/>
              </w:rPr>
            </w:pPr>
            <w:r w:rsidRPr="00A0249E">
              <w:rPr>
                <w:rFonts w:cs="Times New Roman"/>
                <w:sz w:val="16"/>
                <w:szCs w:val="16"/>
              </w:rPr>
              <w:t>2.978</w:t>
            </w:r>
          </w:p>
        </w:tc>
      </w:tr>
      <w:tr w:rsidR="008C7879" w:rsidRPr="00A0249E" w14:paraId="43538DD2" w14:textId="77777777" w:rsidTr="00A0249E">
        <w:tc>
          <w:tcPr>
            <w:tcW w:w="2880" w:type="dxa"/>
            <w:tcBorders>
              <w:top w:val="nil"/>
            </w:tcBorders>
          </w:tcPr>
          <w:p w14:paraId="5D853774" w14:textId="7C0ED084" w:rsidR="008C7879" w:rsidRPr="00A0249E" w:rsidRDefault="008C7879" w:rsidP="00544571">
            <w:pPr>
              <w:rPr>
                <w:rFonts w:cs="Times New Roman"/>
                <w:sz w:val="16"/>
                <w:szCs w:val="16"/>
              </w:rPr>
            </w:pPr>
            <w:r w:rsidRPr="00A0249E">
              <w:rPr>
                <w:rFonts w:cs="Times New Roman"/>
                <w:sz w:val="16"/>
                <w:szCs w:val="16"/>
              </w:rPr>
              <w:t xml:space="preserve">Marginal spatial variation in </w:t>
            </w:r>
            <m:oMath>
              <m:sSub>
                <m:sSubPr>
                  <m:ctrlPr>
                    <w:rPr>
                      <w:rFonts w:ascii="Cambria Math" w:hAnsi="Cambria Math" w:cs="Times New Roman"/>
                      <w:i/>
                      <w:sz w:val="16"/>
                      <w:szCs w:val="16"/>
                    </w:rPr>
                  </m:ctrlPr>
                </m:sSubPr>
                <m:e>
                  <m:r>
                    <w:rPr>
                      <w:rFonts w:ascii="Cambria Math" w:hAnsi="Cambria Math" w:cs="Times New Roman"/>
                      <w:sz w:val="16"/>
                      <w:szCs w:val="16"/>
                    </w:rPr>
                    <m:t>r</m:t>
                  </m:r>
                </m:e>
                <m:sub>
                  <m:r>
                    <w:rPr>
                      <w:rFonts w:ascii="Cambria Math" w:hAnsi="Cambria Math" w:cs="Times New Roman"/>
                      <w:sz w:val="16"/>
                      <w:szCs w:val="16"/>
                    </w:rPr>
                    <m:t>2</m:t>
                  </m:r>
                </m:sub>
              </m:sSub>
            </m:oMath>
          </w:p>
        </w:tc>
        <w:tc>
          <w:tcPr>
            <w:tcW w:w="726" w:type="dxa"/>
            <w:tcBorders>
              <w:top w:val="nil"/>
            </w:tcBorders>
          </w:tcPr>
          <w:p w14:paraId="5AAD5852" w14:textId="77777777" w:rsidR="008C7879" w:rsidRPr="00A0249E" w:rsidRDefault="008C7879" w:rsidP="00544571">
            <w:pPr>
              <w:rPr>
                <w:rFonts w:eastAsia="Calibri" w:cs="Times New Roman"/>
                <w:sz w:val="16"/>
                <w:szCs w:val="16"/>
              </w:rPr>
            </w:pPr>
          </w:p>
        </w:tc>
        <w:tc>
          <w:tcPr>
            <w:tcW w:w="1803" w:type="dxa"/>
            <w:tcBorders>
              <w:top w:val="nil"/>
            </w:tcBorders>
          </w:tcPr>
          <w:p w14:paraId="4722334E" w14:textId="77777777" w:rsidR="008C7879" w:rsidRPr="00A0249E" w:rsidRDefault="008C7879" w:rsidP="00544571">
            <w:pPr>
              <w:rPr>
                <w:rFonts w:cs="Times New Roman"/>
                <w:sz w:val="16"/>
                <w:szCs w:val="16"/>
              </w:rPr>
            </w:pPr>
          </w:p>
        </w:tc>
        <w:tc>
          <w:tcPr>
            <w:tcW w:w="1803" w:type="dxa"/>
            <w:tcBorders>
              <w:top w:val="nil"/>
            </w:tcBorders>
          </w:tcPr>
          <w:p w14:paraId="0617184C" w14:textId="7AAD832E" w:rsidR="008C7879" w:rsidRPr="00A0249E" w:rsidRDefault="008C7879" w:rsidP="00544571">
            <w:pPr>
              <w:rPr>
                <w:rFonts w:cs="Times New Roman"/>
                <w:sz w:val="16"/>
                <w:szCs w:val="16"/>
              </w:rPr>
            </w:pPr>
            <w:r w:rsidRPr="00A0249E">
              <w:rPr>
                <w:rFonts w:cs="Times New Roman"/>
                <w:sz w:val="16"/>
                <w:szCs w:val="16"/>
              </w:rPr>
              <w:t>1.204</w:t>
            </w:r>
          </w:p>
        </w:tc>
        <w:tc>
          <w:tcPr>
            <w:tcW w:w="1804" w:type="dxa"/>
            <w:tcBorders>
              <w:top w:val="nil"/>
            </w:tcBorders>
          </w:tcPr>
          <w:p w14:paraId="3F0BD0BC" w14:textId="5CCB0B88" w:rsidR="008C7879" w:rsidRPr="00A0249E" w:rsidRDefault="008C7879" w:rsidP="00544571">
            <w:pPr>
              <w:rPr>
                <w:rFonts w:cs="Times New Roman"/>
                <w:sz w:val="16"/>
                <w:szCs w:val="16"/>
              </w:rPr>
            </w:pPr>
            <w:r w:rsidRPr="00A0249E">
              <w:rPr>
                <w:rFonts w:cs="Times New Roman"/>
                <w:sz w:val="16"/>
                <w:szCs w:val="16"/>
              </w:rPr>
              <w:t>1.193</w:t>
            </w:r>
          </w:p>
        </w:tc>
      </w:tr>
      <w:tr w:rsidR="00A0249E" w:rsidRPr="00A0249E" w14:paraId="661B8729" w14:textId="77777777" w:rsidTr="00A0249E">
        <w:tc>
          <w:tcPr>
            <w:tcW w:w="2880" w:type="dxa"/>
            <w:tcBorders>
              <w:top w:val="nil"/>
            </w:tcBorders>
          </w:tcPr>
          <w:p w14:paraId="05D9F624" w14:textId="0BC641AC" w:rsidR="00A0249E" w:rsidRPr="00A0249E" w:rsidRDefault="00A0249E" w:rsidP="00DD7307">
            <w:pPr>
              <w:rPr>
                <w:rFonts w:cs="Times New Roman"/>
                <w:sz w:val="16"/>
                <w:szCs w:val="16"/>
              </w:rPr>
            </w:pPr>
            <w:r w:rsidRPr="00A0249E">
              <w:rPr>
                <w:rFonts w:cs="Times New Roman"/>
                <w:sz w:val="16"/>
                <w:szCs w:val="16"/>
              </w:rPr>
              <w:t xml:space="preserve">Marginal spatiotemporal variation in </w:t>
            </w:r>
            <m:oMath>
              <m:sSub>
                <m:sSubPr>
                  <m:ctrlPr>
                    <w:rPr>
                      <w:rFonts w:ascii="Cambria Math" w:hAnsi="Cambria Math" w:cs="Times New Roman"/>
                      <w:i/>
                      <w:sz w:val="16"/>
                      <w:szCs w:val="16"/>
                    </w:rPr>
                  </m:ctrlPr>
                </m:sSubPr>
                <m:e>
                  <m:r>
                    <w:rPr>
                      <w:rFonts w:ascii="Cambria Math" w:hAnsi="Cambria Math" w:cs="Times New Roman"/>
                      <w:sz w:val="16"/>
                      <w:szCs w:val="16"/>
                    </w:rPr>
                    <m:t>r</m:t>
                  </m:r>
                </m:e>
                <m:sub>
                  <m:r>
                    <w:rPr>
                      <w:rFonts w:ascii="Cambria Math" w:hAnsi="Cambria Math" w:cs="Times New Roman"/>
                      <w:sz w:val="16"/>
                      <w:szCs w:val="16"/>
                    </w:rPr>
                    <m:t>1</m:t>
                  </m:r>
                </m:sub>
              </m:sSub>
            </m:oMath>
          </w:p>
        </w:tc>
        <w:tc>
          <w:tcPr>
            <w:tcW w:w="726" w:type="dxa"/>
            <w:tcBorders>
              <w:top w:val="nil"/>
            </w:tcBorders>
          </w:tcPr>
          <w:p w14:paraId="15C469AB" w14:textId="77777777" w:rsidR="00A0249E" w:rsidRPr="00A0249E" w:rsidRDefault="00A0249E" w:rsidP="00DD7307">
            <w:pPr>
              <w:rPr>
                <w:rFonts w:eastAsia="Calibri" w:cs="Times New Roman"/>
                <w:sz w:val="16"/>
                <w:szCs w:val="16"/>
              </w:rPr>
            </w:pPr>
          </w:p>
        </w:tc>
        <w:tc>
          <w:tcPr>
            <w:tcW w:w="1803" w:type="dxa"/>
            <w:tcBorders>
              <w:top w:val="nil"/>
            </w:tcBorders>
          </w:tcPr>
          <w:p w14:paraId="2B168D81" w14:textId="77777777" w:rsidR="00A0249E" w:rsidRPr="00A0249E" w:rsidRDefault="00A0249E" w:rsidP="00DD7307">
            <w:pPr>
              <w:rPr>
                <w:rFonts w:cs="Times New Roman"/>
                <w:sz w:val="16"/>
                <w:szCs w:val="16"/>
              </w:rPr>
            </w:pPr>
          </w:p>
        </w:tc>
        <w:tc>
          <w:tcPr>
            <w:tcW w:w="1803" w:type="dxa"/>
            <w:tcBorders>
              <w:top w:val="nil"/>
            </w:tcBorders>
          </w:tcPr>
          <w:p w14:paraId="1B3F532D" w14:textId="28A6FF52" w:rsidR="00A0249E" w:rsidRPr="00A0249E" w:rsidRDefault="00A0249E" w:rsidP="00DD7307">
            <w:pPr>
              <w:rPr>
                <w:rFonts w:cs="Times New Roman"/>
                <w:sz w:val="16"/>
                <w:szCs w:val="16"/>
              </w:rPr>
            </w:pPr>
            <w:r w:rsidRPr="00A0249E">
              <w:rPr>
                <w:rFonts w:cs="Times New Roman"/>
                <w:sz w:val="16"/>
                <w:szCs w:val="16"/>
              </w:rPr>
              <w:t>1.240</w:t>
            </w:r>
          </w:p>
        </w:tc>
        <w:tc>
          <w:tcPr>
            <w:tcW w:w="1804" w:type="dxa"/>
            <w:tcBorders>
              <w:top w:val="nil"/>
            </w:tcBorders>
          </w:tcPr>
          <w:p w14:paraId="6766997F" w14:textId="0B86D203" w:rsidR="00A0249E" w:rsidRPr="00A0249E" w:rsidRDefault="00A0249E" w:rsidP="00DD7307">
            <w:pPr>
              <w:rPr>
                <w:rFonts w:cs="Times New Roman"/>
                <w:sz w:val="16"/>
                <w:szCs w:val="16"/>
              </w:rPr>
            </w:pPr>
            <w:r w:rsidRPr="00A0249E">
              <w:rPr>
                <w:rFonts w:cs="Times New Roman"/>
                <w:sz w:val="16"/>
                <w:szCs w:val="16"/>
              </w:rPr>
              <w:t>1.23</w:t>
            </w:r>
            <w:r>
              <w:rPr>
                <w:rFonts w:cs="Times New Roman"/>
                <w:sz w:val="16"/>
                <w:szCs w:val="16"/>
              </w:rPr>
              <w:t>6</w:t>
            </w:r>
          </w:p>
        </w:tc>
      </w:tr>
      <w:tr w:rsidR="00A0249E" w:rsidRPr="00A0249E" w14:paraId="5690E82C" w14:textId="77777777" w:rsidTr="00A0249E">
        <w:tc>
          <w:tcPr>
            <w:tcW w:w="2880" w:type="dxa"/>
            <w:tcBorders>
              <w:top w:val="nil"/>
            </w:tcBorders>
          </w:tcPr>
          <w:p w14:paraId="491D0A8F" w14:textId="7BD20DD4" w:rsidR="00A0249E" w:rsidRPr="00A0249E" w:rsidRDefault="00A0249E" w:rsidP="00DD7307">
            <w:pPr>
              <w:rPr>
                <w:rFonts w:cs="Times New Roman"/>
                <w:sz w:val="16"/>
                <w:szCs w:val="16"/>
              </w:rPr>
            </w:pPr>
            <w:r w:rsidRPr="00A0249E">
              <w:rPr>
                <w:rFonts w:cs="Times New Roman"/>
                <w:sz w:val="16"/>
                <w:szCs w:val="16"/>
              </w:rPr>
              <w:t xml:space="preserve">Marginal spatiotemporal variation in </w:t>
            </w:r>
            <m:oMath>
              <m:sSub>
                <m:sSubPr>
                  <m:ctrlPr>
                    <w:rPr>
                      <w:rFonts w:ascii="Cambria Math" w:hAnsi="Cambria Math" w:cs="Times New Roman"/>
                      <w:i/>
                      <w:sz w:val="16"/>
                      <w:szCs w:val="16"/>
                    </w:rPr>
                  </m:ctrlPr>
                </m:sSubPr>
                <m:e>
                  <m:r>
                    <w:rPr>
                      <w:rFonts w:ascii="Cambria Math" w:hAnsi="Cambria Math" w:cs="Times New Roman"/>
                      <w:sz w:val="16"/>
                      <w:szCs w:val="16"/>
                    </w:rPr>
                    <m:t>r</m:t>
                  </m:r>
                </m:e>
                <m:sub>
                  <m:r>
                    <w:rPr>
                      <w:rFonts w:ascii="Cambria Math" w:hAnsi="Cambria Math" w:cs="Times New Roman"/>
                      <w:sz w:val="16"/>
                      <w:szCs w:val="16"/>
                    </w:rPr>
                    <m:t>2</m:t>
                  </m:r>
                </m:sub>
              </m:sSub>
            </m:oMath>
          </w:p>
        </w:tc>
        <w:tc>
          <w:tcPr>
            <w:tcW w:w="726" w:type="dxa"/>
            <w:tcBorders>
              <w:top w:val="nil"/>
            </w:tcBorders>
          </w:tcPr>
          <w:p w14:paraId="7A2AE18B" w14:textId="77777777" w:rsidR="00A0249E" w:rsidRPr="00A0249E" w:rsidRDefault="00A0249E" w:rsidP="00DD7307">
            <w:pPr>
              <w:rPr>
                <w:rFonts w:eastAsia="Calibri" w:cs="Times New Roman"/>
                <w:sz w:val="16"/>
                <w:szCs w:val="16"/>
              </w:rPr>
            </w:pPr>
          </w:p>
        </w:tc>
        <w:tc>
          <w:tcPr>
            <w:tcW w:w="1803" w:type="dxa"/>
            <w:tcBorders>
              <w:top w:val="nil"/>
            </w:tcBorders>
          </w:tcPr>
          <w:p w14:paraId="5A1B8A47" w14:textId="77777777" w:rsidR="00A0249E" w:rsidRPr="00A0249E" w:rsidRDefault="00A0249E" w:rsidP="00DD7307">
            <w:pPr>
              <w:rPr>
                <w:rFonts w:cs="Times New Roman"/>
                <w:sz w:val="16"/>
                <w:szCs w:val="16"/>
              </w:rPr>
            </w:pPr>
          </w:p>
        </w:tc>
        <w:tc>
          <w:tcPr>
            <w:tcW w:w="1803" w:type="dxa"/>
            <w:tcBorders>
              <w:top w:val="nil"/>
            </w:tcBorders>
          </w:tcPr>
          <w:p w14:paraId="6D94BE80" w14:textId="04CE5452" w:rsidR="00A0249E" w:rsidRPr="00A0249E" w:rsidRDefault="00A0249E" w:rsidP="00DD7307">
            <w:pPr>
              <w:rPr>
                <w:rFonts w:cs="Times New Roman"/>
                <w:sz w:val="16"/>
                <w:szCs w:val="16"/>
              </w:rPr>
            </w:pPr>
            <w:r w:rsidRPr="00A0249E">
              <w:rPr>
                <w:rFonts w:cs="Times New Roman"/>
                <w:sz w:val="16"/>
                <w:szCs w:val="16"/>
              </w:rPr>
              <w:t>0.61</w:t>
            </w:r>
            <w:r>
              <w:rPr>
                <w:rFonts w:cs="Times New Roman"/>
                <w:sz w:val="16"/>
                <w:szCs w:val="16"/>
              </w:rPr>
              <w:t>3</w:t>
            </w:r>
          </w:p>
        </w:tc>
        <w:tc>
          <w:tcPr>
            <w:tcW w:w="1804" w:type="dxa"/>
            <w:tcBorders>
              <w:top w:val="nil"/>
            </w:tcBorders>
          </w:tcPr>
          <w:p w14:paraId="7E5D263D" w14:textId="26D6C2C4" w:rsidR="00A0249E" w:rsidRPr="00A0249E" w:rsidRDefault="00A0249E" w:rsidP="00DD7307">
            <w:pPr>
              <w:rPr>
                <w:rFonts w:cs="Times New Roman"/>
                <w:sz w:val="16"/>
                <w:szCs w:val="16"/>
              </w:rPr>
            </w:pPr>
            <w:r w:rsidRPr="00A0249E">
              <w:rPr>
                <w:rFonts w:cs="Times New Roman"/>
                <w:sz w:val="16"/>
                <w:szCs w:val="16"/>
              </w:rPr>
              <w:t>0.61</w:t>
            </w:r>
            <w:r>
              <w:rPr>
                <w:rFonts w:cs="Times New Roman"/>
                <w:sz w:val="16"/>
                <w:szCs w:val="16"/>
              </w:rPr>
              <w:t>2</w:t>
            </w:r>
          </w:p>
        </w:tc>
      </w:tr>
      <w:tr w:rsidR="00A0249E" w:rsidRPr="00A0249E" w14:paraId="4E4B12F8" w14:textId="77777777" w:rsidTr="00A0249E">
        <w:tc>
          <w:tcPr>
            <w:tcW w:w="2880" w:type="dxa"/>
            <w:tcBorders>
              <w:top w:val="nil"/>
            </w:tcBorders>
          </w:tcPr>
          <w:p w14:paraId="772606CC" w14:textId="4DF6B888" w:rsidR="00A04C20" w:rsidRPr="00A0249E" w:rsidRDefault="00A04C20" w:rsidP="00544571">
            <w:pPr>
              <w:rPr>
                <w:rFonts w:cs="Times New Roman"/>
                <w:sz w:val="16"/>
                <w:szCs w:val="16"/>
              </w:rPr>
            </w:pPr>
            <w:r w:rsidRPr="00A0249E">
              <w:rPr>
                <w:rFonts w:cs="Times New Roman"/>
                <w:sz w:val="16"/>
                <w:szCs w:val="16"/>
              </w:rPr>
              <w:t xml:space="preserve">Depth effect for </w:t>
            </w:r>
            <m:oMath>
              <m:sSub>
                <m:sSubPr>
                  <m:ctrlPr>
                    <w:rPr>
                      <w:rFonts w:ascii="Cambria Math" w:hAnsi="Cambria Math" w:cs="Times New Roman"/>
                      <w:i/>
                      <w:sz w:val="16"/>
                      <w:szCs w:val="16"/>
                    </w:rPr>
                  </m:ctrlPr>
                </m:sSubPr>
                <m:e>
                  <m:r>
                    <w:rPr>
                      <w:rFonts w:ascii="Cambria Math" w:hAnsi="Cambria Math" w:cs="Times New Roman"/>
                      <w:sz w:val="16"/>
                      <w:szCs w:val="16"/>
                    </w:rPr>
                    <m:t>r</m:t>
                  </m:r>
                </m:e>
                <m:sub>
                  <m:r>
                    <w:rPr>
                      <w:rFonts w:ascii="Cambria Math" w:hAnsi="Cambria Math" w:cs="Times New Roman"/>
                      <w:sz w:val="16"/>
                      <w:szCs w:val="16"/>
                    </w:rPr>
                    <m:t>1</m:t>
                  </m:r>
                </m:sub>
              </m:sSub>
            </m:oMath>
          </w:p>
        </w:tc>
        <w:tc>
          <w:tcPr>
            <w:tcW w:w="726" w:type="dxa"/>
            <w:tcBorders>
              <w:top w:val="nil"/>
            </w:tcBorders>
          </w:tcPr>
          <w:p w14:paraId="08DFA843" w14:textId="2530A81C" w:rsidR="00A04C20" w:rsidRPr="00A0249E" w:rsidRDefault="00594237" w:rsidP="00544571">
            <w:pPr>
              <w:rPr>
                <w:rFonts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γ</m:t>
                    </m:r>
                  </m:e>
                  <m:sub>
                    <m:r>
                      <w:rPr>
                        <w:rFonts w:ascii="Cambria Math" w:hAnsi="Cambria Math" w:cs="Times New Roman"/>
                        <w:sz w:val="16"/>
                        <w:szCs w:val="16"/>
                      </w:rPr>
                      <m:t>1</m:t>
                    </m:r>
                  </m:sub>
                </m:sSub>
              </m:oMath>
            </m:oMathPara>
          </w:p>
        </w:tc>
        <w:tc>
          <w:tcPr>
            <w:tcW w:w="1803" w:type="dxa"/>
            <w:tcBorders>
              <w:top w:val="nil"/>
            </w:tcBorders>
          </w:tcPr>
          <w:p w14:paraId="0746D867" w14:textId="77777777" w:rsidR="00A04C20" w:rsidRPr="00A0249E" w:rsidRDefault="00A04C20" w:rsidP="00544571">
            <w:pPr>
              <w:rPr>
                <w:rFonts w:cs="Times New Roman"/>
                <w:sz w:val="16"/>
                <w:szCs w:val="16"/>
              </w:rPr>
            </w:pPr>
          </w:p>
        </w:tc>
        <w:tc>
          <w:tcPr>
            <w:tcW w:w="1803" w:type="dxa"/>
            <w:tcBorders>
              <w:top w:val="nil"/>
            </w:tcBorders>
          </w:tcPr>
          <w:p w14:paraId="43E89486" w14:textId="2D826EFD" w:rsidR="00A04C20" w:rsidRPr="00A0249E" w:rsidRDefault="00A0249E" w:rsidP="00544571">
            <w:pPr>
              <w:rPr>
                <w:rFonts w:cs="Times New Roman"/>
                <w:sz w:val="16"/>
                <w:szCs w:val="16"/>
              </w:rPr>
            </w:pPr>
            <w:commentRangeStart w:id="29"/>
            <w:r>
              <w:rPr>
                <w:rFonts w:cs="Times New Roman"/>
                <w:sz w:val="16"/>
                <w:szCs w:val="16"/>
              </w:rPr>
              <w:t>NA</w:t>
            </w:r>
            <w:commentRangeEnd w:id="29"/>
            <w:r w:rsidR="00216E9F">
              <w:rPr>
                <w:rStyle w:val="CommentReference"/>
              </w:rPr>
              <w:commentReference w:id="29"/>
            </w:r>
          </w:p>
        </w:tc>
        <w:tc>
          <w:tcPr>
            <w:tcW w:w="1804" w:type="dxa"/>
            <w:tcBorders>
              <w:top w:val="nil"/>
            </w:tcBorders>
          </w:tcPr>
          <w:p w14:paraId="4C96BFDB" w14:textId="4F8862BE" w:rsidR="00A04C20" w:rsidRPr="00A0249E" w:rsidRDefault="00A04C20" w:rsidP="00544571">
            <w:pPr>
              <w:rPr>
                <w:rFonts w:cs="Times New Roman"/>
                <w:sz w:val="16"/>
                <w:szCs w:val="16"/>
              </w:rPr>
            </w:pPr>
            <w:r w:rsidRPr="00A0249E">
              <w:rPr>
                <w:rFonts w:cs="Times New Roman"/>
                <w:sz w:val="16"/>
                <w:szCs w:val="16"/>
              </w:rPr>
              <w:t>1.223</w:t>
            </w:r>
          </w:p>
        </w:tc>
      </w:tr>
      <w:tr w:rsidR="00A0249E" w:rsidRPr="00A0249E" w14:paraId="10E4544F" w14:textId="77777777" w:rsidTr="00A0249E">
        <w:tc>
          <w:tcPr>
            <w:tcW w:w="2880" w:type="dxa"/>
            <w:tcBorders>
              <w:top w:val="nil"/>
            </w:tcBorders>
          </w:tcPr>
          <w:p w14:paraId="25D1C816" w14:textId="0B847215" w:rsidR="00A04C20" w:rsidRPr="00A0249E" w:rsidRDefault="00A04C20" w:rsidP="00544571">
            <w:pPr>
              <w:rPr>
                <w:rFonts w:cs="Times New Roman"/>
                <w:sz w:val="16"/>
                <w:szCs w:val="16"/>
              </w:rPr>
            </w:pPr>
            <w:r w:rsidRPr="00A0249E">
              <w:rPr>
                <w:rFonts w:cs="Times New Roman"/>
                <w:sz w:val="16"/>
                <w:szCs w:val="16"/>
              </w:rPr>
              <w:t xml:space="preserve">Depth effect for </w:t>
            </w:r>
            <m:oMath>
              <m:sSub>
                <m:sSubPr>
                  <m:ctrlPr>
                    <w:rPr>
                      <w:rFonts w:ascii="Cambria Math" w:hAnsi="Cambria Math" w:cs="Times New Roman"/>
                      <w:i/>
                      <w:sz w:val="16"/>
                      <w:szCs w:val="16"/>
                    </w:rPr>
                  </m:ctrlPr>
                </m:sSubPr>
                <m:e>
                  <m:r>
                    <w:rPr>
                      <w:rFonts w:ascii="Cambria Math" w:hAnsi="Cambria Math" w:cs="Times New Roman"/>
                      <w:sz w:val="16"/>
                      <w:szCs w:val="16"/>
                    </w:rPr>
                    <m:t>r</m:t>
                  </m:r>
                </m:e>
                <m:sub>
                  <m:r>
                    <w:rPr>
                      <w:rFonts w:ascii="Cambria Math" w:hAnsi="Cambria Math" w:cs="Times New Roman"/>
                      <w:sz w:val="16"/>
                      <w:szCs w:val="16"/>
                    </w:rPr>
                    <m:t>2</m:t>
                  </m:r>
                </m:sub>
              </m:sSub>
            </m:oMath>
          </w:p>
        </w:tc>
        <w:tc>
          <w:tcPr>
            <w:tcW w:w="726" w:type="dxa"/>
            <w:tcBorders>
              <w:top w:val="nil"/>
            </w:tcBorders>
          </w:tcPr>
          <w:p w14:paraId="7BF5A943" w14:textId="104A8E45" w:rsidR="00A04C20" w:rsidRPr="00A0249E" w:rsidRDefault="00594237" w:rsidP="00544571">
            <w:pPr>
              <w:rPr>
                <w:rFonts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γ</m:t>
                    </m:r>
                  </m:e>
                  <m:sub>
                    <m:r>
                      <w:rPr>
                        <w:rFonts w:ascii="Cambria Math" w:hAnsi="Cambria Math" w:cs="Times New Roman"/>
                        <w:sz w:val="16"/>
                        <w:szCs w:val="16"/>
                      </w:rPr>
                      <m:t>2</m:t>
                    </m:r>
                  </m:sub>
                </m:sSub>
              </m:oMath>
            </m:oMathPara>
          </w:p>
        </w:tc>
        <w:tc>
          <w:tcPr>
            <w:tcW w:w="1803" w:type="dxa"/>
            <w:tcBorders>
              <w:top w:val="nil"/>
            </w:tcBorders>
          </w:tcPr>
          <w:p w14:paraId="1A6B752A" w14:textId="77777777" w:rsidR="00A04C20" w:rsidRPr="00A0249E" w:rsidRDefault="00A04C20" w:rsidP="00544571">
            <w:pPr>
              <w:rPr>
                <w:rFonts w:cs="Times New Roman"/>
                <w:sz w:val="16"/>
                <w:szCs w:val="16"/>
              </w:rPr>
            </w:pPr>
          </w:p>
        </w:tc>
        <w:tc>
          <w:tcPr>
            <w:tcW w:w="1803" w:type="dxa"/>
            <w:tcBorders>
              <w:top w:val="nil"/>
            </w:tcBorders>
          </w:tcPr>
          <w:p w14:paraId="277A8F9F" w14:textId="19CF7E9A" w:rsidR="00A04C20" w:rsidRPr="00A0249E" w:rsidRDefault="00A0249E" w:rsidP="00544571">
            <w:pPr>
              <w:rPr>
                <w:rFonts w:cs="Times New Roman"/>
                <w:sz w:val="16"/>
                <w:szCs w:val="16"/>
              </w:rPr>
            </w:pPr>
            <w:r>
              <w:rPr>
                <w:rFonts w:cs="Times New Roman"/>
                <w:sz w:val="16"/>
                <w:szCs w:val="16"/>
              </w:rPr>
              <w:t>NA</w:t>
            </w:r>
          </w:p>
        </w:tc>
        <w:tc>
          <w:tcPr>
            <w:tcW w:w="1804" w:type="dxa"/>
            <w:tcBorders>
              <w:top w:val="nil"/>
            </w:tcBorders>
          </w:tcPr>
          <w:p w14:paraId="23E4858E" w14:textId="565D1BF6" w:rsidR="00A04C20" w:rsidRPr="00A0249E" w:rsidRDefault="00A04C20" w:rsidP="00544571">
            <w:pPr>
              <w:rPr>
                <w:rFonts w:cs="Times New Roman"/>
                <w:sz w:val="16"/>
                <w:szCs w:val="16"/>
              </w:rPr>
            </w:pPr>
            <w:r w:rsidRPr="00A0249E">
              <w:rPr>
                <w:rFonts w:cs="Times New Roman"/>
                <w:sz w:val="16"/>
                <w:szCs w:val="16"/>
              </w:rPr>
              <w:t>0.168</w:t>
            </w:r>
          </w:p>
        </w:tc>
      </w:tr>
      <w:tr w:rsidR="00A0249E" w:rsidRPr="00A0249E" w14:paraId="77508F63" w14:textId="77777777" w:rsidTr="00A0249E">
        <w:tc>
          <w:tcPr>
            <w:tcW w:w="2880" w:type="dxa"/>
          </w:tcPr>
          <w:p w14:paraId="6B0555C1" w14:textId="6EA2F460" w:rsidR="001F62E8" w:rsidRPr="00A0249E" w:rsidRDefault="00A0249E" w:rsidP="00544571">
            <w:pPr>
              <w:rPr>
                <w:rFonts w:cs="Times New Roman"/>
                <w:sz w:val="16"/>
                <w:szCs w:val="16"/>
              </w:rPr>
            </w:pPr>
            <w:r w:rsidRPr="00A0249E">
              <w:rPr>
                <w:rFonts w:cs="Times New Roman"/>
                <w:sz w:val="16"/>
                <w:szCs w:val="16"/>
                <w:highlight w:val="yellow"/>
              </w:rPr>
              <w:t>Add more rows</w:t>
            </w:r>
          </w:p>
        </w:tc>
        <w:tc>
          <w:tcPr>
            <w:tcW w:w="726" w:type="dxa"/>
          </w:tcPr>
          <w:p w14:paraId="46B7ACB9" w14:textId="77777777" w:rsidR="001F62E8" w:rsidRPr="00A0249E" w:rsidRDefault="001F62E8" w:rsidP="00544571">
            <w:pPr>
              <w:rPr>
                <w:rFonts w:cs="Times New Roman"/>
                <w:sz w:val="16"/>
                <w:szCs w:val="16"/>
              </w:rPr>
            </w:pPr>
          </w:p>
        </w:tc>
        <w:tc>
          <w:tcPr>
            <w:tcW w:w="1803" w:type="dxa"/>
          </w:tcPr>
          <w:p w14:paraId="0F6A065C" w14:textId="77777777" w:rsidR="001F62E8" w:rsidRPr="00A0249E" w:rsidRDefault="001F62E8" w:rsidP="00544571">
            <w:pPr>
              <w:rPr>
                <w:rFonts w:cs="Times New Roman"/>
                <w:sz w:val="16"/>
                <w:szCs w:val="16"/>
              </w:rPr>
            </w:pPr>
          </w:p>
        </w:tc>
        <w:tc>
          <w:tcPr>
            <w:tcW w:w="1803" w:type="dxa"/>
          </w:tcPr>
          <w:p w14:paraId="7182A008" w14:textId="77777777" w:rsidR="001F62E8" w:rsidRPr="00A0249E" w:rsidRDefault="001F62E8" w:rsidP="00544571">
            <w:pPr>
              <w:rPr>
                <w:rFonts w:cs="Times New Roman"/>
                <w:sz w:val="16"/>
                <w:szCs w:val="16"/>
              </w:rPr>
            </w:pPr>
          </w:p>
        </w:tc>
        <w:tc>
          <w:tcPr>
            <w:tcW w:w="1804" w:type="dxa"/>
          </w:tcPr>
          <w:p w14:paraId="3B423DFB" w14:textId="77777777" w:rsidR="001F62E8" w:rsidRPr="00A0249E" w:rsidRDefault="001F62E8" w:rsidP="00544571">
            <w:pPr>
              <w:rPr>
                <w:rFonts w:cs="Times New Roman"/>
                <w:sz w:val="16"/>
                <w:szCs w:val="16"/>
              </w:rPr>
            </w:pPr>
          </w:p>
        </w:tc>
      </w:tr>
    </w:tbl>
    <w:p w14:paraId="1D636B78" w14:textId="0A1EA6A6" w:rsidR="00AA34AF" w:rsidRDefault="00AA34AF" w:rsidP="00544571"/>
    <w:p w14:paraId="54EBEFCB" w14:textId="0E933BB5" w:rsidR="00AA34AF" w:rsidRDefault="00AA34AF" w:rsidP="00544571">
      <w:r>
        <w:t xml:space="preserve">Table </w:t>
      </w:r>
      <w:fldSimple w:instr=" SEQ Table \* MERGEFORMAT ">
        <w:r w:rsidR="00EC4DD3">
          <w:rPr>
            <w:noProof/>
          </w:rPr>
          <w:t>2</w:t>
        </w:r>
      </w:fldSimple>
      <w:r>
        <w:t>. Median absolute relative error (MARE) of fixed-effect parameters.</w:t>
      </w:r>
    </w:p>
    <w:p w14:paraId="38EBF0E6" w14:textId="5D9C6F7D" w:rsidR="00544571" w:rsidRDefault="00A0249E" w:rsidP="00544571">
      <w:r w:rsidRPr="00A0249E">
        <w:rPr>
          <w:highlight w:val="yellow"/>
        </w:rPr>
        <w:t>Insert table.</w:t>
      </w:r>
      <w:r w:rsidR="00544571">
        <w:br w:type="page"/>
      </w:r>
    </w:p>
    <w:p w14:paraId="4E8571BC" w14:textId="0547562C" w:rsidR="0014369A" w:rsidRDefault="00544571" w:rsidP="00544571">
      <w:pPr>
        <w:pStyle w:val="Heading1"/>
      </w:pPr>
      <w:r>
        <w:lastRenderedPageBreak/>
        <w:t>Figures</w:t>
      </w:r>
    </w:p>
    <w:p w14:paraId="0AFE2FAE" w14:textId="719A3F3C" w:rsidR="007E1E53" w:rsidRDefault="007E1E53" w:rsidP="008C0D1B">
      <w:r w:rsidRPr="007E1E53">
        <w:rPr>
          <w:highlight w:val="yellow"/>
        </w:rPr>
        <w:t>Insert map here.</w:t>
      </w:r>
    </w:p>
    <w:p w14:paraId="141AEFCB" w14:textId="0C3295A9" w:rsidR="007E1E53" w:rsidRDefault="007E1E53" w:rsidP="008C0D1B">
      <w:r>
        <w:t xml:space="preserve">Figure </w:t>
      </w:r>
      <w:fldSimple w:instr=" SEQ Figure \* MERGEFORMAT ">
        <w:r w:rsidR="00EC4DD3">
          <w:rPr>
            <w:noProof/>
          </w:rPr>
          <w:t>1</w:t>
        </w:r>
      </w:fldSimple>
      <w:r>
        <w:t xml:space="preserve">. Map of the study area. </w:t>
      </w:r>
    </w:p>
    <w:p w14:paraId="644D6B7A" w14:textId="77777777" w:rsidR="007E1E53" w:rsidRDefault="007E1E53">
      <w:pPr>
        <w:spacing w:after="160" w:line="259" w:lineRule="auto"/>
        <w:jc w:val="left"/>
      </w:pPr>
      <w:r>
        <w:br w:type="page"/>
      </w:r>
    </w:p>
    <w:p w14:paraId="49C12A4C" w14:textId="77777777" w:rsidR="007E1E53" w:rsidRDefault="007E1E53" w:rsidP="008C0D1B"/>
    <w:p w14:paraId="1CC1790E" w14:textId="3CA71E26" w:rsidR="008C0D1B" w:rsidRDefault="00171FE7" w:rsidP="008C0D1B">
      <w:r>
        <w:rPr>
          <w:noProof/>
          <w:lang w:eastAsia="en-GB"/>
        </w:rPr>
        <w:drawing>
          <wp:inline distT="0" distB="0" distL="0" distR="0" wp14:anchorId="3B4AFBB7" wp14:editId="0A5DE9D6">
            <wp:extent cx="5731510" cy="5269788"/>
            <wp:effectExtent l="0" t="0" r="2540" b="7620"/>
            <wp:docPr id="2" name="Picture 2" descr="C:\Users\Kelli.Johnson\AppData\Local\Microsoft\Windows\INetCache\Content.Word\VAST_simulation_depth_em_depth1kmVSem_depth2_k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lli.Johnson\AppData\Local\Microsoft\Windows\INetCache\Content.Word\VAST_simulation_depth_em_depth1kmVSem_depth2_km.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269788"/>
                    </a:xfrm>
                    <a:prstGeom prst="rect">
                      <a:avLst/>
                    </a:prstGeom>
                    <a:noFill/>
                    <a:ln>
                      <a:noFill/>
                    </a:ln>
                  </pic:spPr>
                </pic:pic>
              </a:graphicData>
            </a:graphic>
          </wp:inline>
        </w:drawing>
      </w:r>
    </w:p>
    <w:p w14:paraId="58D729A9" w14:textId="6EBF25B6" w:rsidR="00151D9C" w:rsidRDefault="00C4483F">
      <w:pPr>
        <w:spacing w:after="160" w:line="259" w:lineRule="auto"/>
        <w:jc w:val="left"/>
      </w:pPr>
      <w:bookmarkStart w:id="30" w:name="_Ref510779010"/>
      <w:r>
        <w:t xml:space="preserve">Figure </w:t>
      </w:r>
      <w:fldSimple w:instr=" SEQ Figure \* MERGEFORMAT ">
        <w:r w:rsidR="00EC4DD3">
          <w:rPr>
            <w:noProof/>
          </w:rPr>
          <w:t>2</w:t>
        </w:r>
      </w:fldSimple>
      <w:bookmarkEnd w:id="30"/>
      <w:r w:rsidR="00171FE7">
        <w:t>. E</w:t>
      </w:r>
      <w:r>
        <w:t xml:space="preserve">stimated depth </w:t>
      </w:r>
      <w:r w:rsidR="00171FE7">
        <w:t>effects</w:t>
      </w:r>
      <w:r>
        <w:t xml:space="preserve"> for each model </w:t>
      </w:r>
      <w:r w:rsidR="00E17BDD">
        <w:t>component</w:t>
      </w:r>
      <w:r>
        <w:t xml:space="preserve"> (presence absence model on x-axis and catch-rate model on y-axis)</w:t>
      </w:r>
      <w:r w:rsidR="00171FE7">
        <w:t xml:space="preserve">. The true effect size </w:t>
      </w:r>
      <w:r w:rsidR="00DC4101">
        <w:t xml:space="preserve">was either zero (top row) or the value </w:t>
      </w:r>
      <w:r w:rsidR="00171FE7">
        <w:t xml:space="preserve">estimated from fitting a model to empirical data </w:t>
      </w:r>
      <w:r w:rsidR="00DC4101">
        <w:t xml:space="preserve">collected in the eastern Bering Sea </w:t>
      </w:r>
      <w:r w:rsidR="00171FE7">
        <w:t xml:space="preserve">on Alaska plaice. </w:t>
      </w:r>
      <w:r w:rsidR="00C11A52">
        <w:t>The</w:t>
      </w:r>
      <w:r w:rsidR="00DC4101">
        <w:t xml:space="preserve"> true</w:t>
      </w:r>
      <w:r w:rsidR="00C11A52">
        <w:t xml:space="preserve"> m</w:t>
      </w:r>
      <w:r w:rsidR="00171FE7">
        <w:t xml:space="preserve">arginal </w:t>
      </w:r>
      <w:r w:rsidR="00C11A52">
        <w:t>standard deviation</w:t>
      </w:r>
      <w:r w:rsidR="00171FE7">
        <w:t xml:space="preserve"> of the spatial and </w:t>
      </w:r>
      <w:proofErr w:type="spellStart"/>
      <w:r w:rsidR="00171FE7">
        <w:t>spatialtemporal</w:t>
      </w:r>
      <w:proofErr w:type="spellEnd"/>
      <w:r w:rsidR="00171FE7">
        <w:t xml:space="preserve"> fields w</w:t>
      </w:r>
      <w:r w:rsidR="00DC4101">
        <w:t>as</w:t>
      </w:r>
      <w:r w:rsidR="00171FE7">
        <w:t xml:space="preserve"> e</w:t>
      </w:r>
      <w:r w:rsidR="00C11A52">
        <w:t>ither set according to the empirically estimated value (</w:t>
      </w:r>
      <w:r w:rsidR="00DC4101">
        <w:t>right</w:t>
      </w:r>
      <w:r w:rsidR="00C11A52">
        <w:t xml:space="preserve"> column) or to 0.5 (</w:t>
      </w:r>
      <w:r w:rsidR="00DC4101">
        <w:t>left</w:t>
      </w:r>
      <w:r w:rsidR="00C11A52">
        <w:t xml:space="preserve"> column), where </w:t>
      </w:r>
      <w:r w:rsidR="00DC4101">
        <w:t>latter was smaller</w:t>
      </w:r>
      <w:r w:rsidR="00C11A52">
        <w:t>.</w:t>
      </w:r>
      <w:r w:rsidR="00171FE7">
        <w:t xml:space="preserve"> </w:t>
      </w:r>
      <w:r>
        <w:t xml:space="preserve">Points represent a single replicate of an estimation method that included depth fit to simulated data. </w:t>
      </w:r>
      <w:r w:rsidR="00DC4101">
        <w:t xml:space="preserve">The median absolute error (estimated – true) for each parameter is printed near each respective axis. </w:t>
      </w:r>
      <w:r>
        <w:t xml:space="preserve">Unbiased results </w:t>
      </w:r>
      <w:r w:rsidR="00DC4101">
        <w:t>are</w:t>
      </w:r>
      <w:r>
        <w:t xml:space="preserve"> located on the red cross-hairs. </w:t>
      </w:r>
      <w:r w:rsidR="00F659D2">
        <w:br w:type="page"/>
      </w:r>
    </w:p>
    <w:p w14:paraId="21121F63" w14:textId="01E44F3D" w:rsidR="00E17BDD" w:rsidRDefault="00E17BDD">
      <w:pPr>
        <w:spacing w:after="160" w:line="259" w:lineRule="auto"/>
        <w:jc w:val="left"/>
      </w:pPr>
      <w:r>
        <w:rPr>
          <w:noProof/>
          <w:lang w:eastAsia="en-GB"/>
        </w:rPr>
        <w:lastRenderedPageBreak/>
        <w:drawing>
          <wp:inline distT="0" distB="0" distL="0" distR="0" wp14:anchorId="22CAD203" wp14:editId="7F13E7EF">
            <wp:extent cx="5731510" cy="5731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CB93D53" w14:textId="194006E6" w:rsidR="00E17BDD" w:rsidRDefault="00151D9C">
      <w:pPr>
        <w:spacing w:after="160" w:line="259" w:lineRule="auto"/>
        <w:jc w:val="left"/>
      </w:pPr>
      <w:bookmarkStart w:id="31" w:name="_Ref510779313"/>
      <w:r>
        <w:t xml:space="preserve">Figure </w:t>
      </w:r>
      <w:fldSimple w:instr=" SEQ Figure \* MERGEFORMAT ">
        <w:r w:rsidR="00EC4DD3">
          <w:rPr>
            <w:noProof/>
          </w:rPr>
          <w:t>3</w:t>
        </w:r>
      </w:fldSimple>
      <w:bookmarkEnd w:id="31"/>
      <w:r>
        <w:t xml:space="preserve">. </w:t>
      </w:r>
      <w:r w:rsidR="00382D2F">
        <w:t xml:space="preserve">Boxplots of the error in the log ratio of the first and last years of the index of abundance when the operating model did not include depth (left panel) and when it did include depth (right panel) for two estimation methods (x-axis), one with fixed-effects for depth and one that did not fit to the depth data. The red, dashed line indicates the location of unbiased estimates. Whiskers depict 1.5 times the first and third quartiles and outliers are represented using </w:t>
      </w:r>
      <w:commentRangeStart w:id="32"/>
      <w:r w:rsidR="00382D2F">
        <w:t>points</w:t>
      </w:r>
      <w:commentRangeEnd w:id="32"/>
      <w:r w:rsidR="00216E9F">
        <w:rPr>
          <w:rStyle w:val="CommentReference"/>
        </w:rPr>
        <w:commentReference w:id="32"/>
      </w:r>
      <w:r w:rsidR="00382D2F">
        <w:t xml:space="preserve">. </w:t>
      </w:r>
    </w:p>
    <w:p w14:paraId="6924EFD3" w14:textId="77777777" w:rsidR="00E17BDD" w:rsidRDefault="00E17BDD">
      <w:pPr>
        <w:spacing w:after="160" w:line="259" w:lineRule="auto"/>
        <w:jc w:val="left"/>
      </w:pPr>
      <w:r>
        <w:br w:type="page"/>
      </w:r>
    </w:p>
    <w:p w14:paraId="3BDCA0A8" w14:textId="7493C82A" w:rsidR="00E17BDD" w:rsidRDefault="00E17BDD">
      <w:pPr>
        <w:spacing w:after="160" w:line="259" w:lineRule="auto"/>
        <w:jc w:val="left"/>
      </w:pPr>
      <w:r>
        <w:rPr>
          <w:noProof/>
          <w:lang w:eastAsia="en-GB"/>
        </w:rPr>
        <w:lastRenderedPageBreak/>
        <w:drawing>
          <wp:inline distT="0" distB="0" distL="0" distR="0" wp14:anchorId="653DFFA1" wp14:editId="6205788F">
            <wp:extent cx="5731510" cy="57315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472E9DE" w14:textId="140F92B0" w:rsidR="0000782A" w:rsidRDefault="0000782A">
      <w:pPr>
        <w:spacing w:after="160" w:line="259" w:lineRule="auto"/>
        <w:jc w:val="left"/>
      </w:pPr>
      <w:bookmarkStart w:id="33" w:name="_Ref510779853"/>
      <w:r>
        <w:t xml:space="preserve">Figure </w:t>
      </w:r>
      <w:fldSimple w:instr=" SEQ Figure \* MERGEFORMAT ">
        <w:r w:rsidR="00EC4DD3">
          <w:rPr>
            <w:noProof/>
          </w:rPr>
          <w:t>4</w:t>
        </w:r>
      </w:fldSimple>
      <w:bookmarkEnd w:id="33"/>
      <w:r>
        <w:t xml:space="preserve">. </w:t>
      </w:r>
      <w:r w:rsidR="0048382F">
        <w:t xml:space="preserve">Relative error in the marginal variance of the spatial field for the first model component versus the relative error in the range of the spatial field for this same model component when the true model used to generate the dynamics included depth (bottom row) and did not include depth (top row) and when the estimation method included depth (right column) and did not include depth (left column). The red, dashed lines indicate the location of unbiased results. </w:t>
      </w:r>
      <w:proofErr w:type="spellStart"/>
      <w:r w:rsidR="0048382F">
        <w:t>Colors</w:t>
      </w:r>
      <w:proofErr w:type="spellEnd"/>
      <w:r w:rsidR="0048382F">
        <w:t xml:space="preserve"> indicate the maximum gradient of the model run. The inset in the lower, left panel is just a magnified version of that panel to show the correlation between the </w:t>
      </w:r>
      <w:commentRangeStart w:id="34"/>
      <w:proofErr w:type="gramStart"/>
      <w:r w:rsidR="0048382F">
        <w:t>bias</w:t>
      </w:r>
      <w:commentRangeEnd w:id="34"/>
      <w:proofErr w:type="gramEnd"/>
      <w:r w:rsidR="00216E9F">
        <w:rPr>
          <w:rStyle w:val="CommentReference"/>
        </w:rPr>
        <w:commentReference w:id="34"/>
      </w:r>
      <w:r w:rsidR="0048382F">
        <w:t xml:space="preserve"> in the parameters. </w:t>
      </w:r>
    </w:p>
    <w:p w14:paraId="53130277" w14:textId="49116857" w:rsidR="00151D9C" w:rsidRDefault="00151D9C">
      <w:pPr>
        <w:spacing w:after="160" w:line="259" w:lineRule="auto"/>
        <w:jc w:val="left"/>
      </w:pPr>
      <w:r>
        <w:br w:type="page"/>
      </w:r>
    </w:p>
    <w:p w14:paraId="67716438" w14:textId="1F8CA12C" w:rsidR="001B50B2" w:rsidRDefault="00F659D2" w:rsidP="001B50B2">
      <w:pPr>
        <w:pStyle w:val="Heading1"/>
      </w:pPr>
      <w:r>
        <w:lastRenderedPageBreak/>
        <w:t>Appendix</w:t>
      </w:r>
      <w:r w:rsidR="002B089E">
        <w:t xml:space="preserve"> </w:t>
      </w:r>
      <w:bookmarkStart w:id="35" w:name="Appendix_PoissonLink"/>
      <w:r w:rsidR="0010576D">
        <w:fldChar w:fldCharType="begin"/>
      </w:r>
      <w:r w:rsidR="0010576D">
        <w:instrText xml:space="preserve"> SEQ Appendix\* ALPHABETIC \* MERGEFORMAT </w:instrText>
      </w:r>
      <w:r w:rsidR="0010576D">
        <w:fldChar w:fldCharType="separate"/>
      </w:r>
      <w:r w:rsidR="00EC4DD3">
        <w:rPr>
          <w:noProof/>
        </w:rPr>
        <w:t>B</w:t>
      </w:r>
      <w:r w:rsidR="0010576D">
        <w:rPr>
          <w:noProof/>
        </w:rPr>
        <w:fldChar w:fldCharType="end"/>
      </w:r>
      <w:bookmarkEnd w:id="35"/>
      <w:r w:rsidR="00B04B0C">
        <w:t>: Comparing the conventional delta-model with the compound Poisson-Gamma model</w:t>
      </w:r>
    </w:p>
    <w:p w14:paraId="0B2B0FAC" w14:textId="77777777" w:rsidR="004317DC" w:rsidRDefault="001B50B2" w:rsidP="008C0D1B">
      <w:r>
        <w:t xml:space="preserve">The “delta-model” is the most common </w:t>
      </w:r>
      <w:r w:rsidR="00001638">
        <w:t>method used</w:t>
      </w:r>
      <w:r>
        <w:t xml:space="preserve"> </w:t>
      </w:r>
      <w:r w:rsidR="00B04B0C">
        <w:t xml:space="preserve">to analyse sampling data that typically include both zeros and non-zero densities (e.g., counts or weights per area) </w:t>
      </w:r>
      <w:r>
        <w:t xml:space="preserve">in the field of fisheries science (Maunder and Punt, 2004; </w:t>
      </w:r>
      <w:proofErr w:type="spellStart"/>
      <w:r>
        <w:t>Zuur</w:t>
      </w:r>
      <w:proofErr w:type="spellEnd"/>
      <w:r>
        <w:t xml:space="preserve"> </w:t>
      </w:r>
      <w:r w:rsidRPr="001B50B2">
        <w:t>et al</w:t>
      </w:r>
      <w:r>
        <w:t xml:space="preserve">., 2009). </w:t>
      </w:r>
      <w:r w:rsidR="00001638">
        <w:t xml:space="preserve">Delta-models have two parts that assume the zero and non-zero data are generated from separate processes, and densities can be estimated by combining the expected probability of an encounter and the expected density given a successful encounter. </w:t>
      </w:r>
      <w:r w:rsidR="00B04B0C">
        <w:t xml:space="preserve">Another method, more popular in </w:t>
      </w:r>
      <w:r w:rsidR="006C4DB6">
        <w:t>m</w:t>
      </w:r>
      <w:r w:rsidR="00001638">
        <w:t>eteorology</w:t>
      </w:r>
      <w:r w:rsidR="00B04B0C">
        <w:t xml:space="preserve">, is the compound Poisson-Gamma (CPG) model </w:t>
      </w:r>
      <w:r w:rsidR="00001638">
        <w:t xml:space="preserve">that can simultaneously support zeros and positive quantities </w:t>
      </w:r>
      <w:r w:rsidR="00B04B0C">
        <w:t xml:space="preserve">(Foster and </w:t>
      </w:r>
      <w:proofErr w:type="spellStart"/>
      <w:r w:rsidR="00B04B0C">
        <w:t>Bravington</w:t>
      </w:r>
      <w:proofErr w:type="spellEnd"/>
      <w:r w:rsidR="00B04B0C">
        <w:t xml:space="preserve">, 2013; </w:t>
      </w:r>
      <w:proofErr w:type="spellStart"/>
      <w:r w:rsidR="00B04B0C">
        <w:t>Lecomte</w:t>
      </w:r>
      <w:proofErr w:type="spellEnd"/>
      <w:r w:rsidR="00B04B0C">
        <w:t xml:space="preserve"> et al., 2013; Smyth, 1996; Thorson, 2017). </w:t>
      </w:r>
    </w:p>
    <w:p w14:paraId="4CF64DCD" w14:textId="3CDA0422" w:rsidR="00176622" w:rsidRDefault="00097338" w:rsidP="004317DC">
      <w:pPr>
        <w:ind w:firstLine="360"/>
      </w:pPr>
      <w:r>
        <w:t xml:space="preserve">Recently, Thorson (2017) </w:t>
      </w:r>
      <w:r w:rsidR="00544845">
        <w:t xml:space="preserve">suggested </w:t>
      </w:r>
      <w:r w:rsidR="004317DC">
        <w:t>the</w:t>
      </w:r>
      <w:r w:rsidR="00544845">
        <w:t xml:space="preserve"> “Poisson-link” model </w:t>
      </w:r>
      <w:r w:rsidR="004317DC">
        <w:t xml:space="preserve">for fisheries data that is </w:t>
      </w:r>
      <w:r w:rsidR="00544845">
        <w:t xml:space="preserve">similar to the CPG </w:t>
      </w:r>
      <w:r w:rsidR="003A456D">
        <w:t>model</w:t>
      </w:r>
      <w:ins w:id="36" w:author="Punt, Andre (O&amp;A, Hobart)" w:date="2018-04-06T19:14:00Z">
        <w:r w:rsidR="00216E9F">
          <w:t>,</w:t>
        </w:r>
      </w:ins>
      <w:r w:rsidR="003A456D">
        <w:t xml:space="preserve"> </w:t>
      </w:r>
      <w:r w:rsidR="00544845">
        <w:t xml:space="preserve">but allows for a closed-form solution to the likelihood calculation. </w:t>
      </w:r>
      <w:r w:rsidR="003A456D">
        <w:t>Like the delta-method, t</w:t>
      </w:r>
      <w:r w:rsidR="00544845">
        <w:t xml:space="preserve">he CPG and the Poisson-link model also have two parts, the density of groups and the average mass per group, but </w:t>
      </w:r>
      <w:r w:rsidR="004317DC">
        <w:t>they</w:t>
      </w:r>
      <w:r w:rsidR="00544845">
        <w:t xml:space="preserve"> are correlated through their mutual dependence on group density where</w:t>
      </w:r>
      <w:ins w:id="37" w:author="Punt, Andre (O&amp;A, Hobart)" w:date="2018-04-06T19:15:00Z">
        <w:r w:rsidR="00216E9F">
          <w:t>as</w:t>
        </w:r>
      </w:ins>
      <w:r w:rsidR="00544845">
        <w:t xml:space="preserve"> the two parts of the delta-model are independent. </w:t>
      </w:r>
      <w:r w:rsidR="004317DC">
        <w:t xml:space="preserve">The correlation allows for better fits to the data because variation in catch rates can be informed by knowledge of encounter probabilities. Thorson (2017) suggested that the Poisson-link model was more computationally efficient than the CPG model and </w:t>
      </w:r>
      <w:r w:rsidR="00176622">
        <w:t>provided theoretical justification for its use over the delta-method</w:t>
      </w:r>
      <w:ins w:id="38" w:author="Punt, Andre (O&amp;A, Hobart)" w:date="2018-04-06T19:15:00Z">
        <w:r w:rsidR="00216E9F">
          <w:t>,</w:t>
        </w:r>
      </w:ins>
      <w:r w:rsidR="00176622">
        <w:t xml:space="preserve"> but the resulting confidence intervals of extrapolated estimates of abundance were similar</w:t>
      </w:r>
      <w:commentRangeStart w:id="39"/>
      <w:r w:rsidR="00176622">
        <w:t xml:space="preserve"> for most regions</w:t>
      </w:r>
      <w:commentRangeEnd w:id="39"/>
      <w:r w:rsidR="00216E9F">
        <w:rPr>
          <w:rStyle w:val="CommentReference"/>
        </w:rPr>
        <w:commentReference w:id="39"/>
      </w:r>
      <w:r w:rsidR="00176622">
        <w:t xml:space="preserve"> between the Poisson-link and the delta-method</w:t>
      </w:r>
      <w:r w:rsidR="004317DC">
        <w:t>.</w:t>
      </w:r>
    </w:p>
    <w:p w14:paraId="0D5DA924" w14:textId="036C317A" w:rsidR="001B50B2" w:rsidRDefault="00994C13" w:rsidP="004317DC">
      <w:pPr>
        <w:ind w:firstLine="360"/>
      </w:pPr>
      <w:r>
        <w:t>Here, s</w:t>
      </w:r>
      <w:r w:rsidR="00176622">
        <w:t xml:space="preserve">imulations were used to compare the properties of the delta-method and the Poisson-link method. </w:t>
      </w:r>
      <w:r w:rsidR="00E67F7B" w:rsidRPr="00E67F7B">
        <w:rPr>
          <w:highlight w:val="yellow"/>
        </w:rPr>
        <w:t>Complete this paragraph</w:t>
      </w:r>
      <w:r w:rsidR="00E67F7B">
        <w:t>.</w:t>
      </w:r>
    </w:p>
    <w:p w14:paraId="1B1705A9" w14:textId="3DC8BB2A" w:rsidR="00994C13" w:rsidRDefault="00994C13" w:rsidP="00994C13">
      <w:pPr>
        <w:pStyle w:val="Heading1"/>
      </w:pPr>
      <w:commentRangeStart w:id="40"/>
      <w:r>
        <w:t>Methods</w:t>
      </w:r>
      <w:commentRangeEnd w:id="40"/>
      <w:r w:rsidR="00216E9F">
        <w:rPr>
          <w:rStyle w:val="CommentReference"/>
          <w:rFonts w:eastAsiaTheme="minorHAnsi" w:cstheme="minorBidi"/>
        </w:rPr>
        <w:commentReference w:id="40"/>
      </w:r>
    </w:p>
    <w:p w14:paraId="58C1215C" w14:textId="193B06AF" w:rsidR="00994C13" w:rsidRDefault="00994C13" w:rsidP="00994C13">
      <w:r>
        <w:t xml:space="preserve">Data from the eastern Bering Sea on </w:t>
      </w:r>
      <w:proofErr w:type="spellStart"/>
      <w:r>
        <w:t>arrowtooth</w:t>
      </w:r>
      <w:proofErr w:type="spellEnd"/>
      <w:r>
        <w:t xml:space="preserve"> flounder (</w:t>
      </w:r>
      <w:proofErr w:type="spellStart"/>
      <w:r w:rsidR="00D15824">
        <w:rPr>
          <w:i/>
        </w:rPr>
        <w:t>Atheresthes</w:t>
      </w:r>
      <w:proofErr w:type="spellEnd"/>
      <w:r w:rsidR="00D15824">
        <w:rPr>
          <w:i/>
        </w:rPr>
        <w:t xml:space="preserve"> </w:t>
      </w:r>
      <w:proofErr w:type="spellStart"/>
      <w:r w:rsidR="00D15824">
        <w:rPr>
          <w:i/>
        </w:rPr>
        <w:t>stomias</w:t>
      </w:r>
      <w:proofErr w:type="spellEnd"/>
      <w:r>
        <w:t xml:space="preserve">) were </w:t>
      </w:r>
      <w:r w:rsidR="00D15824">
        <w:t>used to fit delta-method and Poisson-link index-standardization models. The resulting estimates were then used to conduct a simulation where the operating models were based on these fits to the empirical data. Data was simulated from the two operating models and then fit to an estimation method that matched the operating model. An additional sensitivity was conducted that excluded the depth covariate from the fitting process.</w:t>
      </w:r>
    </w:p>
    <w:p w14:paraId="4B9A0026" w14:textId="57AAB95A" w:rsidR="00994C13" w:rsidRDefault="00E67F7B" w:rsidP="004317DC">
      <w:pPr>
        <w:ind w:firstLine="360"/>
      </w:pPr>
      <w:r w:rsidRPr="00E67F7B">
        <w:rPr>
          <w:highlight w:val="yellow"/>
        </w:rPr>
        <w:t>More details here</w:t>
      </w:r>
      <w:r>
        <w:t>.</w:t>
      </w:r>
    </w:p>
    <w:p w14:paraId="1DDB7FBD" w14:textId="2597AA4A" w:rsidR="00D15824" w:rsidRDefault="00D15824" w:rsidP="00D15824">
      <w:pPr>
        <w:pStyle w:val="Heading1"/>
      </w:pPr>
      <w:r>
        <w:t>Results</w:t>
      </w:r>
    </w:p>
    <w:p w14:paraId="6AA0BB0C" w14:textId="11DD1404" w:rsidR="00D15824" w:rsidRDefault="00C1173C" w:rsidP="00E67F7B">
      <w:r>
        <w:t>M</w:t>
      </w:r>
      <w:r w:rsidR="00D15824">
        <w:t xml:space="preserve">ean </w:t>
      </w:r>
      <w:r w:rsidR="00430FAF">
        <w:t xml:space="preserve">estimated </w:t>
      </w:r>
      <w:r w:rsidR="00D15824">
        <w:t>depth effect</w:t>
      </w:r>
      <w:r w:rsidR="00430FAF">
        <w:t>s</w:t>
      </w:r>
      <w:r w:rsidR="00D15824">
        <w:t xml:space="preserve"> from the empirical data </w:t>
      </w:r>
      <w:r w:rsidR="00430FAF">
        <w:t>were</w:t>
      </w:r>
      <w:r w:rsidR="00D15824">
        <w:t xml:space="preserve"> </w:t>
      </w:r>
      <w:r w:rsidR="00373979">
        <w:t xml:space="preserve">smaller </w:t>
      </w:r>
      <w:r w:rsidR="0065358E">
        <w:t>in the Poisson-link model as compared to the delta-mod</w:t>
      </w:r>
      <w:r w:rsidR="00430FAF">
        <w:t>el</w:t>
      </w:r>
      <w:r w:rsidR="0065358E">
        <w:t xml:space="preserve"> (</w:t>
      </w:r>
      <w:r w:rsidR="003979F8">
        <w:t xml:space="preserve">lines in </w:t>
      </w:r>
      <w:r w:rsidR="00430FAF">
        <w:t xml:space="preserve">Figure </w:t>
      </w:r>
      <w:r w:rsidR="00430FAF">
        <w:fldChar w:fldCharType="begin"/>
      </w:r>
      <w:r w:rsidR="00430FAF">
        <w:instrText xml:space="preserve"> REF Figure_A_depthbydepth \h </w:instrText>
      </w:r>
      <w:r w:rsidR="00430FAF">
        <w:fldChar w:fldCharType="separate"/>
      </w:r>
      <w:r w:rsidR="00EC4DD3">
        <w:t>A</w:t>
      </w:r>
      <w:r w:rsidR="00EC4DD3">
        <w:rPr>
          <w:noProof/>
        </w:rPr>
        <w:t>1</w:t>
      </w:r>
      <w:r w:rsidR="00430FAF">
        <w:fldChar w:fldCharType="end"/>
      </w:r>
      <w:r w:rsidR="0065358E">
        <w:t xml:space="preserve">). </w:t>
      </w:r>
      <w:r>
        <w:t>The effects for the second component were smaller in magnitude than the first component and the first component of the delta-model was the largest estimated</w:t>
      </w:r>
      <w:r w:rsidR="00C7183E">
        <w:t xml:space="preserve"> mean effect</w:t>
      </w:r>
      <w:r>
        <w:t xml:space="preserve">. </w:t>
      </w:r>
      <w:r w:rsidR="00C7183E">
        <w:t xml:space="preserve">Effect sizes are not directly comparable across the two model types because the delta-method uses a logit-link function making the yearly-effect size dependent on the yearly intercept as well. </w:t>
      </w:r>
      <w:r>
        <w:t xml:space="preserve">When these </w:t>
      </w:r>
      <w:r w:rsidR="00C7183E">
        <w:t xml:space="preserve">estimated </w:t>
      </w:r>
      <w:r>
        <w:t>depth effects were used to simulate data, the delta-</w:t>
      </w:r>
      <w:r w:rsidR="004731FF">
        <w:t>model</w:t>
      </w:r>
      <w:r>
        <w:t xml:space="preserve"> estimated the effects with greater precision</w:t>
      </w:r>
      <w:r w:rsidR="00C7183E">
        <w:t xml:space="preserve"> and less bias</w:t>
      </w:r>
      <w:r>
        <w:t xml:space="preserve"> than the Poisson-link </w:t>
      </w:r>
      <w:r w:rsidR="004731FF">
        <w:t>model</w:t>
      </w:r>
      <w:r>
        <w:t xml:space="preserve">. </w:t>
      </w:r>
    </w:p>
    <w:p w14:paraId="07C35809" w14:textId="5BF6B410" w:rsidR="00183643" w:rsidRDefault="00183643" w:rsidP="004317DC">
      <w:pPr>
        <w:ind w:firstLine="360"/>
      </w:pPr>
      <w:r>
        <w:t xml:space="preserve">In general, both model types estimated the trend of the index of abundance without bias regardless of whether or not they included effects for depth. The error in the logged ratio of the first compared to the last year between the true values as those estimated from the estimation method were smaller and more precise for the delta-model than the Poisson-link model (Figure </w:t>
      </w:r>
      <w:r>
        <w:fldChar w:fldCharType="begin"/>
      </w:r>
      <w:r>
        <w:instrText xml:space="preserve"> REF Figure_A_sigmao1vslogdiff \h </w:instrText>
      </w:r>
      <w:r>
        <w:fldChar w:fldCharType="separate"/>
      </w:r>
      <w:r w:rsidR="00EC4DD3">
        <w:t>A</w:t>
      </w:r>
      <w:r w:rsidR="00EC4DD3">
        <w:rPr>
          <w:noProof/>
        </w:rPr>
        <w:t>2</w:t>
      </w:r>
      <w:r>
        <w:fldChar w:fldCharType="end"/>
      </w:r>
      <w:r>
        <w:t>).</w:t>
      </w:r>
    </w:p>
    <w:p w14:paraId="25EF3195" w14:textId="33102723" w:rsidR="00E67F7B" w:rsidRDefault="00183643" w:rsidP="004317DC">
      <w:pPr>
        <w:ind w:firstLine="360"/>
      </w:pPr>
      <w:r>
        <w:t>Many of the model parameters</w:t>
      </w:r>
      <w:r w:rsidR="00E67F7B">
        <w:t xml:space="preserve"> were estimated with bias or were more variable than expected, but none of the bias or variance was correlated with bias in the estimated indices (Figure </w:t>
      </w:r>
      <w:r w:rsidR="00E67F7B">
        <w:fldChar w:fldCharType="begin"/>
      </w:r>
      <w:r w:rsidR="00E67F7B">
        <w:instrText xml:space="preserve"> REF Figure_A_sigmao1vslogdiff \h </w:instrText>
      </w:r>
      <w:r w:rsidR="00E67F7B">
        <w:fldChar w:fldCharType="separate"/>
      </w:r>
      <w:r w:rsidR="00EC4DD3">
        <w:t>A</w:t>
      </w:r>
      <w:r w:rsidR="00EC4DD3">
        <w:rPr>
          <w:noProof/>
        </w:rPr>
        <w:t>2</w:t>
      </w:r>
      <w:r w:rsidR="00E67F7B">
        <w:fldChar w:fldCharType="end"/>
      </w:r>
      <w:r w:rsidR="00E67F7B">
        <w:t>). For example, t</w:t>
      </w:r>
      <w:r w:rsidR="00C7183E">
        <w:t xml:space="preserve">he marginal standard deviation of the spatial process in the first </w:t>
      </w:r>
      <w:r w:rsidR="00C7183E">
        <w:lastRenderedPageBreak/>
        <w:t>model component</w:t>
      </w:r>
      <w:r w:rsidR="00A46AA1">
        <w:t xml:space="preserve"> was estimated with bias in both model types (</w:t>
      </w:r>
      <w:r w:rsidR="007A5224">
        <w:t xml:space="preserve">Figure </w:t>
      </w:r>
      <w:r w:rsidR="007A5224">
        <w:fldChar w:fldCharType="begin"/>
      </w:r>
      <w:r w:rsidR="007A5224">
        <w:instrText xml:space="preserve"> REF Figure_A_sigmao1vslogdiff \h </w:instrText>
      </w:r>
      <w:r w:rsidR="007A5224">
        <w:fldChar w:fldCharType="separate"/>
      </w:r>
      <w:r w:rsidR="00EC4DD3">
        <w:t>A</w:t>
      </w:r>
      <w:r w:rsidR="00EC4DD3">
        <w:rPr>
          <w:noProof/>
        </w:rPr>
        <w:t>2</w:t>
      </w:r>
      <w:r w:rsidR="007A5224">
        <w:fldChar w:fldCharType="end"/>
      </w:r>
      <w:r w:rsidR="00A46AA1">
        <w:t>). The parameter was negatively biased with the Poisson-link model regardless of whether or not depth was included as a covariate in the estimation process. Conversely, the parameter was positively biased when depth was not included in the delta-method model and negatively biased when depth was included. The parameter was estimated as degenerate in at least some of the replicates for all models except the delta-method without depth.</w:t>
      </w:r>
    </w:p>
    <w:p w14:paraId="49A498AE" w14:textId="77777777" w:rsidR="00E67F7B" w:rsidRDefault="00E67F7B" w:rsidP="00E67F7B">
      <w:pPr>
        <w:pStyle w:val="Heading1"/>
      </w:pPr>
      <w:r>
        <w:t>Discussion</w:t>
      </w:r>
    </w:p>
    <w:p w14:paraId="46D31246" w14:textId="23A524C2" w:rsidR="00C7183E" w:rsidRDefault="00E67F7B" w:rsidP="00E67F7B">
      <w:r>
        <w:t>The Poisson-link model was less biased than the delta-model when the models were wrongly specified. Nevertheless, this bias in parameter estimates did not affect the bias in the trend of the estimated index of abundance</w:t>
      </w:r>
      <w:r w:rsidR="0074162C">
        <w:t xml:space="preserve">. </w:t>
      </w:r>
    </w:p>
    <w:p w14:paraId="756140E5" w14:textId="77777777" w:rsidR="00E67F7B" w:rsidRDefault="00E67F7B" w:rsidP="004317DC">
      <w:pPr>
        <w:ind w:firstLine="360"/>
      </w:pPr>
    </w:p>
    <w:p w14:paraId="1A961BC9" w14:textId="7304F0FB" w:rsidR="001B50B2" w:rsidRDefault="001B50B2" w:rsidP="001B50B2">
      <w:pPr>
        <w:pStyle w:val="Heading1"/>
      </w:pPr>
      <w:r>
        <w:t>References</w:t>
      </w:r>
    </w:p>
    <w:p w14:paraId="04704C22" w14:textId="6BEB77E0" w:rsidR="00B04B0C" w:rsidRDefault="00B04B0C" w:rsidP="0074162C">
      <w:pPr>
        <w:ind w:left="360" w:hanging="360"/>
      </w:pPr>
      <w:r>
        <w:t xml:space="preserve">Foster, S.D., and </w:t>
      </w:r>
      <w:proofErr w:type="spellStart"/>
      <w:r>
        <w:t>Bravington</w:t>
      </w:r>
      <w:proofErr w:type="spellEnd"/>
      <w:r>
        <w:t>, M.V. 2013. A Poisson-Gamma model for analysis of ecological non-negative continuous data. Environmental and Ecological Statistics, 20(4): 533-552.</w:t>
      </w:r>
      <w:r w:rsidR="006C4DB6">
        <w:t xml:space="preserve"> </w:t>
      </w:r>
    </w:p>
    <w:p w14:paraId="4362B054" w14:textId="35E9F643" w:rsidR="006C4DB6" w:rsidRDefault="006C4DB6" w:rsidP="0074162C">
      <w:pPr>
        <w:ind w:left="360" w:hanging="360"/>
      </w:pPr>
      <w:proofErr w:type="spellStart"/>
      <w:r>
        <w:t>Lecomte</w:t>
      </w:r>
      <w:proofErr w:type="spellEnd"/>
      <w:r>
        <w:t xml:space="preserve">, J-P., </w:t>
      </w:r>
      <w:proofErr w:type="spellStart"/>
      <w:r>
        <w:t>Beno</w:t>
      </w:r>
      <w:r>
        <w:rPr>
          <w:rFonts w:cs="Times New Roman"/>
        </w:rPr>
        <w:t>î</w:t>
      </w:r>
      <w:r>
        <w:t>t</w:t>
      </w:r>
      <w:proofErr w:type="spellEnd"/>
      <w:r>
        <w:t xml:space="preserve">, H.P., </w:t>
      </w:r>
      <w:proofErr w:type="spellStart"/>
      <w:r>
        <w:t>Ancelet</w:t>
      </w:r>
      <w:proofErr w:type="spellEnd"/>
      <w:r>
        <w:t>, S., Etienne, M-P., Bel, L., and Parent, E. 2013. Compound Poisson-gamma vs. delta-gamma to handle zero-inflated continuous data under a variable sampling volume. Methods in Ecology and Evolution, 4(12): 1159-1166. 10.1111/2041-210X.12122.</w:t>
      </w:r>
    </w:p>
    <w:p w14:paraId="1F9DD3AF" w14:textId="5F316158" w:rsidR="001B50B2" w:rsidRDefault="001B50B2" w:rsidP="0074162C">
      <w:pPr>
        <w:ind w:left="360" w:hanging="360"/>
      </w:pPr>
      <w:r>
        <w:t>Maunder, M.N., and Punt, A.E. 2004. Standardizing catch and effort data: a review of recent approaches. Fisheries Research, 70(2-3): 141-159. 10.1016/j.fishres.2004.08.002.</w:t>
      </w:r>
    </w:p>
    <w:p w14:paraId="2D33A1D8" w14:textId="7DBA1E3A" w:rsidR="00B04B0C" w:rsidRDefault="00B04B0C" w:rsidP="0074162C">
      <w:pPr>
        <w:ind w:left="360" w:hanging="360"/>
      </w:pPr>
      <w:r>
        <w:t xml:space="preserve">Smyth, G.K. 1996. Regression analysis of quantity data with exact zeroes. </w:t>
      </w:r>
      <w:r>
        <w:rPr>
          <w:i/>
        </w:rPr>
        <w:t>In</w:t>
      </w:r>
      <w:r>
        <w:t xml:space="preserve"> Proceedings of the Second Australia-Japan Workshop on Stochastic Models in Engineering, Technology and Management, Gold Coast, Australia. pp 17-19.</w:t>
      </w:r>
    </w:p>
    <w:p w14:paraId="68269E17" w14:textId="1A6C9A04" w:rsidR="00097338" w:rsidRPr="00B04B0C" w:rsidRDefault="00097338" w:rsidP="0074162C">
      <w:pPr>
        <w:ind w:left="360" w:hanging="360"/>
      </w:pPr>
      <w:r>
        <w:t>Thorson, J.T. 2017. Three problems with the conventional delta-model for biomass sampling data, and a computationally efficient alternative. Canadian Journal of Fisheries and Aquatic Sciences, 00(00): 00-00. 10.1139/cjfas-2017-0266.</w:t>
      </w:r>
    </w:p>
    <w:p w14:paraId="08252F71" w14:textId="537468C9" w:rsidR="001B50B2" w:rsidRDefault="001B50B2" w:rsidP="0074162C">
      <w:pPr>
        <w:ind w:left="360" w:hanging="360"/>
      </w:pPr>
      <w:proofErr w:type="spellStart"/>
      <w:r>
        <w:t>Zuur</w:t>
      </w:r>
      <w:proofErr w:type="spellEnd"/>
      <w:r>
        <w:t xml:space="preserve">, A.F., </w:t>
      </w:r>
      <w:proofErr w:type="spellStart"/>
      <w:r>
        <w:t>Ieno</w:t>
      </w:r>
      <w:proofErr w:type="spellEnd"/>
      <w:r>
        <w:t xml:space="preserve">, E.N., Walker, N.J., </w:t>
      </w:r>
      <w:proofErr w:type="spellStart"/>
      <w:r>
        <w:t>Saveliev</w:t>
      </w:r>
      <w:proofErr w:type="spellEnd"/>
      <w:r>
        <w:t>, A.A., and Smith, G.M. 2009. Mixed Effects Models and Extensions in Ecology with R. 1</w:t>
      </w:r>
      <w:r w:rsidRPr="001B50B2">
        <w:rPr>
          <w:vertAlign w:val="superscript"/>
        </w:rPr>
        <w:t>st</w:t>
      </w:r>
      <w:r>
        <w:t xml:space="preserve"> ed. Springer </w:t>
      </w:r>
      <w:proofErr w:type="spellStart"/>
      <w:r>
        <w:t>Science+Business</w:t>
      </w:r>
      <w:proofErr w:type="spellEnd"/>
      <w:r>
        <w:t xml:space="preserve"> Media, New York, New York. </w:t>
      </w:r>
    </w:p>
    <w:p w14:paraId="33E4B6D2" w14:textId="68465AEC" w:rsidR="0065358E" w:rsidRDefault="0065358E">
      <w:pPr>
        <w:spacing w:after="160" w:line="259" w:lineRule="auto"/>
        <w:jc w:val="left"/>
      </w:pPr>
      <w:r>
        <w:br w:type="page"/>
      </w:r>
    </w:p>
    <w:p w14:paraId="6E1AF842" w14:textId="7BCD0818" w:rsidR="0065358E" w:rsidRDefault="0065358E" w:rsidP="001B50B2">
      <w:pPr>
        <w:ind w:left="720" w:hanging="720"/>
      </w:pPr>
      <w:r>
        <w:lastRenderedPageBreak/>
        <w:t>Tables</w:t>
      </w:r>
    </w:p>
    <w:p w14:paraId="03BC72C3" w14:textId="6F8B67FF" w:rsidR="0065358E" w:rsidRDefault="0065358E">
      <w:pPr>
        <w:spacing w:after="160" w:line="259" w:lineRule="auto"/>
        <w:jc w:val="left"/>
      </w:pPr>
      <w:r>
        <w:br w:type="page"/>
      </w:r>
    </w:p>
    <w:p w14:paraId="52219493" w14:textId="7F755BF8" w:rsidR="0065358E" w:rsidRDefault="0065358E" w:rsidP="001B50B2">
      <w:pPr>
        <w:ind w:left="720" w:hanging="720"/>
      </w:pPr>
      <w:r>
        <w:lastRenderedPageBreak/>
        <w:t>Figures</w:t>
      </w:r>
    </w:p>
    <w:p w14:paraId="4BEA95C7" w14:textId="726363FF" w:rsidR="0065358E" w:rsidRDefault="009D7259" w:rsidP="001B50B2">
      <w:pPr>
        <w:ind w:left="720" w:hanging="720"/>
      </w:pPr>
      <w:r>
        <w:rPr>
          <w:noProof/>
          <w:lang w:eastAsia="en-GB"/>
        </w:rPr>
        <w:drawing>
          <wp:inline distT="0" distB="0" distL="0" distR="0" wp14:anchorId="76E92375" wp14:editId="6129E3DE">
            <wp:extent cx="5731510" cy="57315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4563EB1" w14:textId="101CE265" w:rsidR="009E72A4" w:rsidRDefault="0065358E" w:rsidP="00430FAF">
      <w:r>
        <w:t xml:space="preserve">Figure </w:t>
      </w:r>
      <w:bookmarkStart w:id="41" w:name="Figure_A_depthbydepth"/>
      <w:r>
        <w:t>A</w:t>
      </w:r>
      <w:fldSimple w:instr=" SEQ AFigure \* MERGEFORMAT ">
        <w:r w:rsidR="00EC4DD3">
          <w:rPr>
            <w:noProof/>
          </w:rPr>
          <w:t>1</w:t>
        </w:r>
      </w:fldSimple>
      <w:bookmarkEnd w:id="41"/>
      <w:r>
        <w:t xml:space="preserve">. Mean estimated depth covariates for each </w:t>
      </w:r>
      <w:r w:rsidR="00430FAF">
        <w:t>part of the model</w:t>
      </w:r>
      <w:r w:rsidR="001A2C89">
        <w:t xml:space="preserve"> (presence absence model on x-axis and catch-rate model on y-axis)</w:t>
      </w:r>
      <w:r w:rsidR="00430FAF">
        <w:t>, where the true value depended on fits to the empirical data by the Poisson-link model (red cross-hair) and delta-method (black cross-hair)</w:t>
      </w:r>
      <w:r>
        <w:t xml:space="preserve">. </w:t>
      </w:r>
      <w:r w:rsidR="00430FAF">
        <w:t xml:space="preserve">Points represent a single replicate of an estimation method fit to simulated data. </w:t>
      </w:r>
    </w:p>
    <w:p w14:paraId="71C37DB3" w14:textId="77777777" w:rsidR="009E72A4" w:rsidRDefault="009E72A4">
      <w:pPr>
        <w:spacing w:after="160" w:line="259" w:lineRule="auto"/>
        <w:jc w:val="left"/>
      </w:pPr>
      <w:r>
        <w:br w:type="page"/>
      </w:r>
    </w:p>
    <w:p w14:paraId="7C5FD9EB" w14:textId="5DEADE73" w:rsidR="0065358E" w:rsidRDefault="00183643" w:rsidP="00430FAF">
      <w:r>
        <w:rPr>
          <w:noProof/>
          <w:lang w:eastAsia="en-GB"/>
        </w:rPr>
        <w:lastRenderedPageBreak/>
        <w:drawing>
          <wp:inline distT="0" distB="0" distL="0" distR="0" wp14:anchorId="05A4C4EA" wp14:editId="5B9322AE">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A8016F0" w14:textId="46995914" w:rsidR="009E72A4" w:rsidRPr="001B50B2" w:rsidRDefault="009E72A4" w:rsidP="00430FAF">
      <w:r>
        <w:t xml:space="preserve">Figure </w:t>
      </w:r>
      <w:bookmarkStart w:id="42" w:name="Figure_A_sigmao1vslogdiff"/>
      <w:r w:rsidR="007A5224">
        <w:t>A</w:t>
      </w:r>
      <w:fldSimple w:instr=" SEQ AFigure \* MERGEFORMAT ">
        <w:r w:rsidR="00EC4DD3">
          <w:rPr>
            <w:noProof/>
          </w:rPr>
          <w:t>2</w:t>
        </w:r>
      </w:fldSimple>
      <w:bookmarkEnd w:id="42"/>
      <w:r>
        <w:t xml:space="preserve">. </w:t>
      </w:r>
      <w:r w:rsidR="007A5224">
        <w:t>Relative error (RE) in the marginal variance of the spatial field for the first component for each model type (rows) vs. the error in the logged ratio of the first and last year of the indices of abundance. Two model types were investigated, the delta-</w:t>
      </w:r>
      <w:r w:rsidR="00183643">
        <w:t>model</w:t>
      </w:r>
      <w:r w:rsidR="007A5224">
        <w:t xml:space="preserve"> (top row) and the Poisson-link </w:t>
      </w:r>
      <w:r w:rsidR="00183643">
        <w:t xml:space="preserve">model </w:t>
      </w:r>
      <w:r w:rsidR="007A5224">
        <w:t xml:space="preserve">(bottom row), with and without a covariate for depth (columns). Points should fall on the intersection of the red, dashed lines if they are unbiased and their </w:t>
      </w:r>
      <w:proofErr w:type="spellStart"/>
      <w:r w:rsidR="007A5224">
        <w:t>color</w:t>
      </w:r>
      <w:proofErr w:type="spellEnd"/>
      <w:r w:rsidR="007A5224">
        <w:t xml:space="preserve"> reflect</w:t>
      </w:r>
      <w:r w:rsidR="006F1555">
        <w:t>s the</w:t>
      </w:r>
      <w:r w:rsidR="007A5224">
        <w:t xml:space="preserve"> maximum gradient. Note that the axes are not the same across the panels. </w:t>
      </w:r>
    </w:p>
    <w:sectPr w:rsidR="009E72A4" w:rsidRPr="001B50B2">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Punt, Andre (O&amp;A, Hobart)" w:date="2018-04-06T18:53:00Z" w:initials="PA(H">
    <w:p w14:paraId="25190C65" w14:textId="3513E7EF" w:rsidR="00594237" w:rsidRDefault="00594237">
      <w:pPr>
        <w:pStyle w:val="CommentText"/>
      </w:pPr>
      <w:r>
        <w:rPr>
          <w:rStyle w:val="CommentReference"/>
        </w:rPr>
        <w:annotationRef/>
      </w:r>
      <w:r>
        <w:t>Do is better – what about model selection</w:t>
      </w:r>
    </w:p>
  </w:comment>
  <w:comment w:id="3" w:author="Kelli Johnson" w:date="2018-03-29T07:06:00Z" w:initials="KJ">
    <w:p w14:paraId="689B0F32" w14:textId="77777777" w:rsidR="00594237" w:rsidRDefault="00594237">
      <w:pPr>
        <w:pStyle w:val="CommentText"/>
      </w:pPr>
      <w:r>
        <w:rPr>
          <w:rStyle w:val="CommentReference"/>
        </w:rPr>
        <w:annotationRef/>
      </w:r>
      <w:r>
        <w:t>3-5</w:t>
      </w:r>
    </w:p>
    <w:p w14:paraId="1FA2EEBF" w14:textId="77777777" w:rsidR="00594237" w:rsidRDefault="00594237">
      <w:pPr>
        <w:pStyle w:val="CommentText"/>
      </w:pPr>
      <w:r>
        <w:t>Maximum of 85 characters per bullet point</w:t>
      </w:r>
    </w:p>
  </w:comment>
  <w:comment w:id="6" w:author="Punt, Andre (O&amp;A, Hobart)" w:date="2018-04-06T19:05:00Z" w:initials="PA(H">
    <w:p w14:paraId="5F7C8F74" w14:textId="77777777" w:rsidR="00594237" w:rsidRDefault="00594237" w:rsidP="00D074B3">
      <w:pPr>
        <w:pStyle w:val="CommentText"/>
      </w:pPr>
      <w:r>
        <w:rPr>
          <w:rStyle w:val="CommentReference"/>
        </w:rPr>
        <w:annotationRef/>
      </w:r>
      <w:r>
        <w:t>Ref or rationale</w:t>
      </w:r>
    </w:p>
  </w:comment>
  <w:comment w:id="9" w:author="Punt, Andre (O&amp;A, Hobart)" w:date="2018-04-06T19:07:00Z" w:initials="PA(H">
    <w:p w14:paraId="2EC7676E" w14:textId="202B2D97" w:rsidR="00594237" w:rsidRDefault="00594237">
      <w:pPr>
        <w:pStyle w:val="CommentText"/>
      </w:pPr>
      <w:r>
        <w:rPr>
          <w:rStyle w:val="CommentReference"/>
        </w:rPr>
        <w:annotationRef/>
      </w:r>
      <w:r>
        <w:t xml:space="preserve">Introduce the species and </w:t>
      </w:r>
      <w:proofErr w:type="spellStart"/>
      <w:r>
        <w:t>data.and</w:t>
      </w:r>
      <w:proofErr w:type="spellEnd"/>
      <w:r>
        <w:t xml:space="preserve"> describe the process of fitting the data to get the parameters of the simulation model AND list them</w:t>
      </w:r>
    </w:p>
  </w:comment>
  <w:comment w:id="10" w:author="Punt, Andre (O&amp;A, Hobart)" w:date="2018-04-06T19:09:00Z" w:initials="PA(H">
    <w:p w14:paraId="611FE219" w14:textId="646276E9" w:rsidR="00594237" w:rsidRDefault="00594237">
      <w:pPr>
        <w:pStyle w:val="CommentText"/>
      </w:pPr>
      <w:r>
        <w:rPr>
          <w:rStyle w:val="CommentReference"/>
        </w:rPr>
        <w:annotationRef/>
      </w:r>
      <w:r>
        <w:t>I hope it was significant. Need to provide diagnostics etc. Also, somewhere we need to list the estimated parameters, etc.</w:t>
      </w:r>
    </w:p>
  </w:comment>
  <w:comment w:id="11" w:author="Punt, Andre (O&amp;A, Hobart)" w:date="2018-04-06T19:10:00Z" w:initials="PA(H">
    <w:p w14:paraId="3078BA16" w14:textId="2E6C56BA" w:rsidR="00594237" w:rsidRDefault="00594237">
      <w:pPr>
        <w:pStyle w:val="CommentText"/>
      </w:pPr>
      <w:r>
        <w:rPr>
          <w:rStyle w:val="CommentReference"/>
        </w:rPr>
        <w:annotationRef/>
      </w:r>
      <w:r>
        <w:t xml:space="preserve">I think so yes – otherwise how can you draw anything approximating a general </w:t>
      </w:r>
      <w:proofErr w:type="spellStart"/>
      <w:r>
        <w:t>conclusuins</w:t>
      </w:r>
      <w:proofErr w:type="spellEnd"/>
    </w:p>
  </w:comment>
  <w:comment w:id="12" w:author="Punt, Andre (O&amp;A, Hobart)" w:date="2018-04-06T19:11:00Z" w:initials="PA(H">
    <w:p w14:paraId="0D47E4FB" w14:textId="07B195A7" w:rsidR="00594237" w:rsidRDefault="00594237">
      <w:pPr>
        <w:pStyle w:val="CommentText"/>
      </w:pPr>
      <w:r>
        <w:rPr>
          <w:rStyle w:val="CommentReference"/>
        </w:rPr>
        <w:annotationRef/>
      </w:r>
      <w:r>
        <w:t>This would be useful as we would have results for (a) ignore, (b) include, (c) model selection</w:t>
      </w:r>
    </w:p>
  </w:comment>
  <w:comment w:id="13" w:author="Punt, Andre (O&amp;A, Hobart)" w:date="2018-04-06T19:11:00Z" w:initials="PA(H">
    <w:p w14:paraId="42C6D24D" w14:textId="316CEB0B" w:rsidR="00594237" w:rsidRDefault="00594237">
      <w:pPr>
        <w:pStyle w:val="CommentText"/>
      </w:pPr>
      <w:r>
        <w:rPr>
          <w:rStyle w:val="CommentReference"/>
        </w:rPr>
        <w:annotationRef/>
      </w:r>
      <w:r>
        <w:t>Of what</w:t>
      </w:r>
    </w:p>
  </w:comment>
  <w:comment w:id="14" w:author="Kelli.Johnson" w:date="2018-04-17T14:15:00Z" w:initials="K">
    <w:p w14:paraId="43345D15" w14:textId="10A52DE0" w:rsidR="00594237" w:rsidRDefault="00594237">
      <w:pPr>
        <w:pStyle w:val="CommentText"/>
      </w:pPr>
      <w:r>
        <w:rPr>
          <w:rStyle w:val="CommentReference"/>
        </w:rPr>
        <w:annotationRef/>
      </w:r>
      <w:r>
        <w:t>Or likelihood ratio test?</w:t>
      </w:r>
    </w:p>
  </w:comment>
  <w:comment w:id="15" w:author="Punt, Andre (O&amp;A, Hobart)" w:date="2018-04-06T19:11:00Z" w:initials="PA(H">
    <w:p w14:paraId="3A81C06A" w14:textId="334E914A" w:rsidR="00594237" w:rsidRDefault="00594237">
      <w:pPr>
        <w:pStyle w:val="CommentText"/>
      </w:pPr>
      <w:r>
        <w:rPr>
          <w:rStyle w:val="CommentReference"/>
        </w:rPr>
        <w:annotationRef/>
      </w:r>
      <w:r>
        <w:t>Is this enough</w:t>
      </w:r>
    </w:p>
  </w:comment>
  <w:comment w:id="16" w:author="Punt, Andre (O&amp;A, Hobart)" w:date="2018-04-06T19:12:00Z" w:initials="PA(H">
    <w:p w14:paraId="56F30127" w14:textId="07E441E7" w:rsidR="00594237" w:rsidRDefault="00594237">
      <w:pPr>
        <w:pStyle w:val="CommentText"/>
      </w:pPr>
      <w:r>
        <w:rPr>
          <w:rStyle w:val="CommentReference"/>
        </w:rPr>
        <w:annotationRef/>
      </w:r>
      <w:r>
        <w:t>Clearly need more</w:t>
      </w:r>
    </w:p>
  </w:comment>
  <w:comment w:id="17" w:author="Kelli.Johnson" w:date="2018-04-16T16:11:00Z" w:initials="K">
    <w:p w14:paraId="5DBA9A1A" w14:textId="109E2693" w:rsidR="00594237" w:rsidRDefault="00594237">
      <w:pPr>
        <w:pStyle w:val="CommentText"/>
      </w:pPr>
      <w:r>
        <w:rPr>
          <w:rStyle w:val="CommentReference"/>
        </w:rPr>
        <w:annotationRef/>
      </w:r>
      <w:proofErr w:type="spellStart"/>
      <w:r>
        <w:t>Sadykova</w:t>
      </w:r>
      <w:proofErr w:type="spellEnd"/>
      <w:r>
        <w:t xml:space="preserve">, D., Scott, B.E., De </w:t>
      </w:r>
      <w:proofErr w:type="spellStart"/>
      <w:r>
        <w:t>Dominicis</w:t>
      </w:r>
      <w:proofErr w:type="spellEnd"/>
      <w:r>
        <w:t xml:space="preserve">, M., Wakelin, S.L., </w:t>
      </w:r>
      <w:proofErr w:type="spellStart"/>
      <w:r>
        <w:t>Sadykov</w:t>
      </w:r>
      <w:proofErr w:type="spellEnd"/>
      <w:r>
        <w:t>, A., and Wolf, J. 2017. Bayesian joint models with INLA exploring marine mobile predator-prey and competitor species habitat overlap. Ecology and Evolution, 7: 5212-5226. 10.1002/ece3.3081.</w:t>
      </w:r>
    </w:p>
  </w:comment>
  <w:comment w:id="22" w:author="Kelli Johnson" w:date="2018-04-12T17:51:00Z" w:initials="KJ">
    <w:p w14:paraId="59AEDAC6" w14:textId="37EBF9E6" w:rsidR="00594237" w:rsidRPr="004F030A" w:rsidRDefault="00594237">
      <w:pPr>
        <w:pStyle w:val="CommentText"/>
      </w:pPr>
      <w:r>
        <w:rPr>
          <w:rStyle w:val="CommentReference"/>
        </w:rPr>
        <w:annotationRef/>
      </w:r>
      <w:proofErr w:type="spellStart"/>
      <w:r>
        <w:t>Bernasconi</w:t>
      </w:r>
      <w:proofErr w:type="spellEnd"/>
      <w:r>
        <w:t xml:space="preserve">, J.F., </w:t>
      </w:r>
      <w:proofErr w:type="spellStart"/>
      <w:r>
        <w:t>Perier</w:t>
      </w:r>
      <w:proofErr w:type="spellEnd"/>
      <w:r>
        <w:t xml:space="preserve">, M.R., and di </w:t>
      </w:r>
      <w:proofErr w:type="spellStart"/>
      <w:r>
        <w:t>Giácomo</w:t>
      </w:r>
      <w:proofErr w:type="spellEnd"/>
      <w:r>
        <w:t xml:space="preserve">, E.E. 2015. Standardized catch rate of </w:t>
      </w:r>
      <w:proofErr w:type="spellStart"/>
      <w:r>
        <w:t>cockfish</w:t>
      </w:r>
      <w:proofErr w:type="spellEnd"/>
      <w:r>
        <w:t xml:space="preserve">, </w:t>
      </w:r>
      <w:proofErr w:type="spellStart"/>
      <w:r>
        <w:rPr>
          <w:i/>
        </w:rPr>
        <w:t>Callorhinchus</w:t>
      </w:r>
      <w:proofErr w:type="spellEnd"/>
      <w:r>
        <w:rPr>
          <w:i/>
        </w:rPr>
        <w:t xml:space="preserve"> </w:t>
      </w:r>
      <w:proofErr w:type="spellStart"/>
      <w:r>
        <w:rPr>
          <w:i/>
        </w:rPr>
        <w:t>callorynchus</w:t>
      </w:r>
      <w:proofErr w:type="spellEnd"/>
      <w:r>
        <w:t>, in a bottom trawl fishery of Patagonia: is it possible its use as a predictor of abundance trend? Brazilian Journal of Oceanography, 63(2): 147-160. 10.1590/S1679-87592015093606302.</w:t>
      </w:r>
    </w:p>
  </w:comment>
  <w:comment w:id="26" w:author="Kelli.Johnson" w:date="2018-04-16T14:02:00Z" w:initials="K">
    <w:p w14:paraId="133C1F74" w14:textId="77777777" w:rsidR="00594237" w:rsidRDefault="00594237" w:rsidP="00644AB5">
      <w:pPr>
        <w:ind w:left="360" w:hanging="360"/>
      </w:pPr>
      <w:r>
        <w:rPr>
          <w:rStyle w:val="CommentReference"/>
        </w:rPr>
        <w:annotationRef/>
      </w:r>
      <w:r>
        <w:t xml:space="preserve">Hollowed, A.B., </w:t>
      </w:r>
      <w:proofErr w:type="spellStart"/>
      <w:r>
        <w:t>Planque</w:t>
      </w:r>
      <w:proofErr w:type="spellEnd"/>
      <w:r>
        <w:t xml:space="preserve">, B., and </w:t>
      </w:r>
      <w:proofErr w:type="spellStart"/>
      <w:r>
        <w:t>Loeng</w:t>
      </w:r>
      <w:proofErr w:type="spellEnd"/>
      <w:r>
        <w:t>, H. 2013. Potential movement of fish and shellfish stocks from the sub-arctic to the Arctic Ocean. Fisheries Oceanography, 22(5): 355-370. 10.1111/fog.12027.</w:t>
      </w:r>
    </w:p>
    <w:p w14:paraId="1756E582" w14:textId="7BAF682A" w:rsidR="00594237" w:rsidRDefault="00594237">
      <w:pPr>
        <w:pStyle w:val="CommentText"/>
      </w:pPr>
    </w:p>
  </w:comment>
  <w:comment w:id="27" w:author="Kelli.Johnson" w:date="2018-04-16T15:23:00Z" w:initials="K">
    <w:p w14:paraId="2D4A35CD" w14:textId="77777777" w:rsidR="00594237" w:rsidRDefault="00594237" w:rsidP="00765A35">
      <w:pPr>
        <w:pStyle w:val="ListParagraph"/>
        <w:ind w:left="0"/>
      </w:pPr>
      <w:r>
        <w:rPr>
          <w:rStyle w:val="CommentReference"/>
        </w:rPr>
        <w:annotationRef/>
      </w:r>
      <w:r>
        <w:t>Harris, D.J. 2015. Generating realistic assemblages with a joint species distribution model. Methods in Ecology and Evolution, 6(4): 465-473. 10.1111/2041-210X.12332.</w:t>
      </w:r>
    </w:p>
    <w:p w14:paraId="7F4D6380" w14:textId="56EF16CA" w:rsidR="00594237" w:rsidRDefault="00594237">
      <w:pPr>
        <w:pStyle w:val="CommentText"/>
      </w:pPr>
    </w:p>
  </w:comment>
  <w:comment w:id="29" w:author="Punt, Andre (O&amp;A, Hobart)" w:date="2018-04-06T19:13:00Z" w:initials="PA(H">
    <w:p w14:paraId="5AC102A0" w14:textId="2E1684D0" w:rsidR="00594237" w:rsidRDefault="00594237">
      <w:pPr>
        <w:pStyle w:val="CommentText"/>
      </w:pPr>
      <w:r>
        <w:rPr>
          <w:rStyle w:val="CommentReference"/>
        </w:rPr>
        <w:annotationRef/>
      </w:r>
      <w:r>
        <w:t>Add SEs</w:t>
      </w:r>
    </w:p>
  </w:comment>
  <w:comment w:id="32" w:author="Punt, Andre (O&amp;A, Hobart)" w:date="2018-04-06T19:13:00Z" w:initials="PA(H">
    <w:p w14:paraId="30F1EC24" w14:textId="411C3319" w:rsidR="00594237" w:rsidRDefault="00594237">
      <w:pPr>
        <w:pStyle w:val="CommentText"/>
      </w:pPr>
      <w:r>
        <w:rPr>
          <w:rStyle w:val="CommentReference"/>
        </w:rPr>
        <w:annotationRef/>
      </w:r>
      <w:r>
        <w:t xml:space="preserve">Seem RATHER </w:t>
      </w:r>
      <w:proofErr w:type="spellStart"/>
      <w:r>
        <w:t>simuliar</w:t>
      </w:r>
      <w:proofErr w:type="spellEnd"/>
    </w:p>
  </w:comment>
  <w:comment w:id="34" w:author="Punt, Andre (O&amp;A, Hobart)" w:date="2018-04-06T19:14:00Z" w:initials="PA(H">
    <w:p w14:paraId="71E11EB8" w14:textId="7CD53B11" w:rsidR="00594237" w:rsidRDefault="00594237">
      <w:pPr>
        <w:pStyle w:val="CommentText"/>
      </w:pPr>
      <w:r>
        <w:rPr>
          <w:rStyle w:val="CommentReference"/>
        </w:rPr>
        <w:annotationRef/>
      </w:r>
      <w:proofErr w:type="spellStart"/>
      <w:r>
        <w:t>Ipresume</w:t>
      </w:r>
      <w:proofErr w:type="spellEnd"/>
      <w:r>
        <w:t xml:space="preserve"> </w:t>
      </w:r>
      <w:proofErr w:type="spellStart"/>
      <w:r>
        <w:t>youwill</w:t>
      </w:r>
      <w:proofErr w:type="spellEnd"/>
      <w:r>
        <w:t xml:space="preserve"> explain this</w:t>
      </w:r>
    </w:p>
  </w:comment>
  <w:comment w:id="39" w:author="Punt, Andre (O&amp;A, Hobart)" w:date="2018-04-06T19:15:00Z" w:initials="PA(H">
    <w:p w14:paraId="12DD6658" w14:textId="40442CD7" w:rsidR="00594237" w:rsidRDefault="00594237">
      <w:pPr>
        <w:pStyle w:val="CommentText"/>
      </w:pPr>
      <w:r>
        <w:rPr>
          <w:rStyle w:val="CommentReference"/>
        </w:rPr>
        <w:annotationRef/>
      </w:r>
      <w:r>
        <w:t>What does this mean</w:t>
      </w:r>
    </w:p>
  </w:comment>
  <w:comment w:id="40" w:author="Punt, Andre (O&amp;A, Hobart)" w:date="2018-04-06T19:15:00Z" w:initials="PA(H">
    <w:p w14:paraId="1278F931" w14:textId="0589962C" w:rsidR="00594237" w:rsidRDefault="00594237">
      <w:pPr>
        <w:pStyle w:val="CommentText"/>
      </w:pPr>
      <w:r>
        <w:rPr>
          <w:rStyle w:val="CommentReference"/>
        </w:rPr>
        <w:annotationRef/>
      </w:r>
      <w:r>
        <w:t>Not sure what this section is about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190C65" w15:done="0"/>
  <w15:commentEx w15:paraId="1FA2EEBF" w15:done="0"/>
  <w15:commentEx w15:paraId="5F7C8F74" w15:done="0"/>
  <w15:commentEx w15:paraId="2EC7676E" w15:done="0"/>
  <w15:commentEx w15:paraId="611FE219" w15:done="0"/>
  <w15:commentEx w15:paraId="3078BA16" w15:done="0"/>
  <w15:commentEx w15:paraId="0D47E4FB" w15:done="0"/>
  <w15:commentEx w15:paraId="42C6D24D" w15:done="0"/>
  <w15:commentEx w15:paraId="43345D15" w15:done="0"/>
  <w15:commentEx w15:paraId="3A81C06A" w15:done="0"/>
  <w15:commentEx w15:paraId="56F30127" w15:done="0"/>
  <w15:commentEx w15:paraId="5DBA9A1A" w15:done="0"/>
  <w15:commentEx w15:paraId="59AEDAC6" w15:done="0"/>
  <w15:commentEx w15:paraId="1756E582" w15:done="0"/>
  <w15:commentEx w15:paraId="7F4D6380" w15:done="0"/>
  <w15:commentEx w15:paraId="5AC102A0" w15:done="0"/>
  <w15:commentEx w15:paraId="30F1EC24" w15:done="0"/>
  <w15:commentEx w15:paraId="71E11EB8" w15:done="0"/>
  <w15:commentEx w15:paraId="12DD6658" w15:done="0"/>
  <w15:commentEx w15:paraId="1278F9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A2EEBF" w16cid:durableId="1E672975"/>
  <w16cid:commentId w16cid:paraId="53265EA3" w16cid:durableId="1E70FE6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7F5A88"/>
    <w:multiLevelType w:val="hybridMultilevel"/>
    <w:tmpl w:val="AA889F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5351D3"/>
    <w:multiLevelType w:val="hybridMultilevel"/>
    <w:tmpl w:val="A634B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E9576FD"/>
    <w:multiLevelType w:val="hybridMultilevel"/>
    <w:tmpl w:val="BB507E20"/>
    <w:lvl w:ilvl="0" w:tplc="0809000F">
      <w:start w:val="1"/>
      <w:numFmt w:val="decimal"/>
      <w:lvlText w:val="%1."/>
      <w:lvlJc w:val="left"/>
      <w:pPr>
        <w:ind w:left="360" w:hanging="360"/>
      </w:pPr>
      <w:rPr>
        <w:rFonts w:cs="Times New Roman"/>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lli.Johnson">
    <w15:presenceInfo w15:providerId="None" w15:userId="Kelli.Johnson"/>
  </w15:person>
  <w15:person w15:author="Punt, Andre (O&amp;A, Hobart)">
    <w15:presenceInfo w15:providerId="AD" w15:userId="S-1-5-21-61289985-2027487937-1858953157-2555"/>
  </w15:person>
  <w15:person w15:author="Kelli Johnson">
    <w15:presenceInfo w15:providerId="Windows Live" w15:userId="3ede693de4eab0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69A"/>
    <w:rsid w:val="00001638"/>
    <w:rsid w:val="00001B85"/>
    <w:rsid w:val="000028F5"/>
    <w:rsid w:val="0000782A"/>
    <w:rsid w:val="0002776E"/>
    <w:rsid w:val="00031C23"/>
    <w:rsid w:val="00034E92"/>
    <w:rsid w:val="00041142"/>
    <w:rsid w:val="00041D23"/>
    <w:rsid w:val="0005768E"/>
    <w:rsid w:val="000648F4"/>
    <w:rsid w:val="00087F97"/>
    <w:rsid w:val="00092507"/>
    <w:rsid w:val="00093E61"/>
    <w:rsid w:val="00097338"/>
    <w:rsid w:val="000B4463"/>
    <w:rsid w:val="000B7919"/>
    <w:rsid w:val="000E349E"/>
    <w:rsid w:val="00100ECD"/>
    <w:rsid w:val="0010576D"/>
    <w:rsid w:val="00122B8C"/>
    <w:rsid w:val="00141D9B"/>
    <w:rsid w:val="0014369A"/>
    <w:rsid w:val="00151D9C"/>
    <w:rsid w:val="00161D93"/>
    <w:rsid w:val="00171FE7"/>
    <w:rsid w:val="00176622"/>
    <w:rsid w:val="00181196"/>
    <w:rsid w:val="001831D1"/>
    <w:rsid w:val="00183643"/>
    <w:rsid w:val="00185357"/>
    <w:rsid w:val="001A1C95"/>
    <w:rsid w:val="001A2C89"/>
    <w:rsid w:val="001B3FC7"/>
    <w:rsid w:val="001B50B2"/>
    <w:rsid w:val="001C4AC1"/>
    <w:rsid w:val="001D4ABF"/>
    <w:rsid w:val="001E0119"/>
    <w:rsid w:val="001E2799"/>
    <w:rsid w:val="001E467B"/>
    <w:rsid w:val="001F62E8"/>
    <w:rsid w:val="00211CEE"/>
    <w:rsid w:val="002133E6"/>
    <w:rsid w:val="00216E9F"/>
    <w:rsid w:val="002223D5"/>
    <w:rsid w:val="00223C73"/>
    <w:rsid w:val="00226984"/>
    <w:rsid w:val="00257CE9"/>
    <w:rsid w:val="00262ECC"/>
    <w:rsid w:val="00267EC7"/>
    <w:rsid w:val="00270B4E"/>
    <w:rsid w:val="0027434C"/>
    <w:rsid w:val="00277E5E"/>
    <w:rsid w:val="00296438"/>
    <w:rsid w:val="002964CE"/>
    <w:rsid w:val="002A0867"/>
    <w:rsid w:val="002A6988"/>
    <w:rsid w:val="002B033C"/>
    <w:rsid w:val="002B089E"/>
    <w:rsid w:val="002B2F28"/>
    <w:rsid w:val="002C5138"/>
    <w:rsid w:val="002F1BAF"/>
    <w:rsid w:val="002F2E29"/>
    <w:rsid w:val="00333596"/>
    <w:rsid w:val="003345DC"/>
    <w:rsid w:val="00345CAA"/>
    <w:rsid w:val="00356AD3"/>
    <w:rsid w:val="00361B14"/>
    <w:rsid w:val="003642DF"/>
    <w:rsid w:val="00365F41"/>
    <w:rsid w:val="00370B09"/>
    <w:rsid w:val="00373979"/>
    <w:rsid w:val="00373ACC"/>
    <w:rsid w:val="003802B4"/>
    <w:rsid w:val="00382D2F"/>
    <w:rsid w:val="003904A2"/>
    <w:rsid w:val="00392BB4"/>
    <w:rsid w:val="003979F8"/>
    <w:rsid w:val="003A36A0"/>
    <w:rsid w:val="003A456D"/>
    <w:rsid w:val="003C2C75"/>
    <w:rsid w:val="003E2A67"/>
    <w:rsid w:val="003F0B93"/>
    <w:rsid w:val="00401643"/>
    <w:rsid w:val="00403D1E"/>
    <w:rsid w:val="00407C31"/>
    <w:rsid w:val="00425785"/>
    <w:rsid w:val="00425AF3"/>
    <w:rsid w:val="00430548"/>
    <w:rsid w:val="00430FAF"/>
    <w:rsid w:val="004317DC"/>
    <w:rsid w:val="0044415D"/>
    <w:rsid w:val="00453C76"/>
    <w:rsid w:val="004731FF"/>
    <w:rsid w:val="0048382F"/>
    <w:rsid w:val="00495D5C"/>
    <w:rsid w:val="004B1425"/>
    <w:rsid w:val="004B6109"/>
    <w:rsid w:val="004D189B"/>
    <w:rsid w:val="004E0202"/>
    <w:rsid w:val="004E069F"/>
    <w:rsid w:val="004E4FF8"/>
    <w:rsid w:val="004F030A"/>
    <w:rsid w:val="00500CB1"/>
    <w:rsid w:val="00527F6C"/>
    <w:rsid w:val="00544571"/>
    <w:rsid w:val="00544845"/>
    <w:rsid w:val="00562618"/>
    <w:rsid w:val="00571B6C"/>
    <w:rsid w:val="00587472"/>
    <w:rsid w:val="00594237"/>
    <w:rsid w:val="005A34DE"/>
    <w:rsid w:val="005B1F40"/>
    <w:rsid w:val="005C41E3"/>
    <w:rsid w:val="005D647A"/>
    <w:rsid w:val="005E33D3"/>
    <w:rsid w:val="005F2767"/>
    <w:rsid w:val="006267B6"/>
    <w:rsid w:val="0063074C"/>
    <w:rsid w:val="006410BA"/>
    <w:rsid w:val="00644AB5"/>
    <w:rsid w:val="00646BA1"/>
    <w:rsid w:val="0065358E"/>
    <w:rsid w:val="00685CC7"/>
    <w:rsid w:val="006866E1"/>
    <w:rsid w:val="00692792"/>
    <w:rsid w:val="006932D1"/>
    <w:rsid w:val="006A35DD"/>
    <w:rsid w:val="006B08CE"/>
    <w:rsid w:val="006B3BCE"/>
    <w:rsid w:val="006C0A83"/>
    <w:rsid w:val="006C4DB6"/>
    <w:rsid w:val="006C595A"/>
    <w:rsid w:val="006D7F7C"/>
    <w:rsid w:val="006E0BE0"/>
    <w:rsid w:val="006F1555"/>
    <w:rsid w:val="006F1D96"/>
    <w:rsid w:val="00700B12"/>
    <w:rsid w:val="0074162C"/>
    <w:rsid w:val="007454B0"/>
    <w:rsid w:val="00765A35"/>
    <w:rsid w:val="00766103"/>
    <w:rsid w:val="007969C6"/>
    <w:rsid w:val="007A5224"/>
    <w:rsid w:val="007D2995"/>
    <w:rsid w:val="007E1E53"/>
    <w:rsid w:val="007E5457"/>
    <w:rsid w:val="007F2837"/>
    <w:rsid w:val="007F5498"/>
    <w:rsid w:val="00811CE5"/>
    <w:rsid w:val="00822998"/>
    <w:rsid w:val="008250BF"/>
    <w:rsid w:val="00834720"/>
    <w:rsid w:val="00843D2C"/>
    <w:rsid w:val="008558BA"/>
    <w:rsid w:val="00855D1A"/>
    <w:rsid w:val="008B22CF"/>
    <w:rsid w:val="008C0D1B"/>
    <w:rsid w:val="008C4194"/>
    <w:rsid w:val="008C7879"/>
    <w:rsid w:val="008D49DE"/>
    <w:rsid w:val="008D4A35"/>
    <w:rsid w:val="008E2598"/>
    <w:rsid w:val="00907EDD"/>
    <w:rsid w:val="009407E0"/>
    <w:rsid w:val="00950F32"/>
    <w:rsid w:val="00962A32"/>
    <w:rsid w:val="00994C13"/>
    <w:rsid w:val="009A79CA"/>
    <w:rsid w:val="009B15E8"/>
    <w:rsid w:val="009C7486"/>
    <w:rsid w:val="009D1F42"/>
    <w:rsid w:val="009D7259"/>
    <w:rsid w:val="009D74C5"/>
    <w:rsid w:val="009E2E4A"/>
    <w:rsid w:val="009E72A4"/>
    <w:rsid w:val="00A021D5"/>
    <w:rsid w:val="00A0249E"/>
    <w:rsid w:val="00A04C20"/>
    <w:rsid w:val="00A151E8"/>
    <w:rsid w:val="00A173D9"/>
    <w:rsid w:val="00A25F93"/>
    <w:rsid w:val="00A46AA1"/>
    <w:rsid w:val="00A76BEB"/>
    <w:rsid w:val="00A8126B"/>
    <w:rsid w:val="00A819DD"/>
    <w:rsid w:val="00A866D8"/>
    <w:rsid w:val="00A96328"/>
    <w:rsid w:val="00AA34AF"/>
    <w:rsid w:val="00AC74E9"/>
    <w:rsid w:val="00AE491A"/>
    <w:rsid w:val="00AE4FF8"/>
    <w:rsid w:val="00AF429E"/>
    <w:rsid w:val="00B01F10"/>
    <w:rsid w:val="00B04B0C"/>
    <w:rsid w:val="00B32AAA"/>
    <w:rsid w:val="00B41CAB"/>
    <w:rsid w:val="00B422F9"/>
    <w:rsid w:val="00B46AE0"/>
    <w:rsid w:val="00B52748"/>
    <w:rsid w:val="00B658F3"/>
    <w:rsid w:val="00B77D30"/>
    <w:rsid w:val="00B8335C"/>
    <w:rsid w:val="00B8662E"/>
    <w:rsid w:val="00B90F14"/>
    <w:rsid w:val="00BC393D"/>
    <w:rsid w:val="00BF3665"/>
    <w:rsid w:val="00C006E9"/>
    <w:rsid w:val="00C1173C"/>
    <w:rsid w:val="00C11A52"/>
    <w:rsid w:val="00C16A2A"/>
    <w:rsid w:val="00C21440"/>
    <w:rsid w:val="00C334A2"/>
    <w:rsid w:val="00C43B64"/>
    <w:rsid w:val="00C4483F"/>
    <w:rsid w:val="00C608D5"/>
    <w:rsid w:val="00C61343"/>
    <w:rsid w:val="00C7183E"/>
    <w:rsid w:val="00C77754"/>
    <w:rsid w:val="00C8318D"/>
    <w:rsid w:val="00CA46EC"/>
    <w:rsid w:val="00CC70DB"/>
    <w:rsid w:val="00CD402B"/>
    <w:rsid w:val="00CD41A3"/>
    <w:rsid w:val="00CE6631"/>
    <w:rsid w:val="00D0172A"/>
    <w:rsid w:val="00D074B3"/>
    <w:rsid w:val="00D150DA"/>
    <w:rsid w:val="00D15824"/>
    <w:rsid w:val="00D35451"/>
    <w:rsid w:val="00D37D41"/>
    <w:rsid w:val="00D61C10"/>
    <w:rsid w:val="00D654F7"/>
    <w:rsid w:val="00D66CFF"/>
    <w:rsid w:val="00D9217F"/>
    <w:rsid w:val="00DC4101"/>
    <w:rsid w:val="00DD3EDD"/>
    <w:rsid w:val="00DD7307"/>
    <w:rsid w:val="00E1608E"/>
    <w:rsid w:val="00E17BDD"/>
    <w:rsid w:val="00E60638"/>
    <w:rsid w:val="00E67F7B"/>
    <w:rsid w:val="00E73403"/>
    <w:rsid w:val="00E75FBB"/>
    <w:rsid w:val="00E77DBE"/>
    <w:rsid w:val="00E82CA5"/>
    <w:rsid w:val="00E91F8D"/>
    <w:rsid w:val="00EA3AB7"/>
    <w:rsid w:val="00EB21EC"/>
    <w:rsid w:val="00EC4DD3"/>
    <w:rsid w:val="00EC66A9"/>
    <w:rsid w:val="00ED0423"/>
    <w:rsid w:val="00ED2158"/>
    <w:rsid w:val="00EE1475"/>
    <w:rsid w:val="00EE37B4"/>
    <w:rsid w:val="00EF3ADD"/>
    <w:rsid w:val="00F217DB"/>
    <w:rsid w:val="00F30D34"/>
    <w:rsid w:val="00F54FF3"/>
    <w:rsid w:val="00F659D2"/>
    <w:rsid w:val="00F677B6"/>
    <w:rsid w:val="00F84CEF"/>
    <w:rsid w:val="00F87013"/>
    <w:rsid w:val="00F90A31"/>
    <w:rsid w:val="00F9180D"/>
    <w:rsid w:val="00FA1E96"/>
    <w:rsid w:val="00FA3CF5"/>
    <w:rsid w:val="00FB558E"/>
    <w:rsid w:val="00FD1AAC"/>
    <w:rsid w:val="00FD2A25"/>
    <w:rsid w:val="00FD2FD9"/>
    <w:rsid w:val="00FE32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86B57"/>
  <w15:chartTrackingRefBased/>
  <w15:docId w15:val="{80E56B82-0577-4BEF-9103-B451C80D7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4571"/>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544571"/>
    <w:pPr>
      <w:keepNext/>
      <w:keepLines/>
      <w:spacing w:before="240"/>
      <w:outlineLvl w:val="0"/>
    </w:pPr>
    <w:rPr>
      <w:rFonts w:eastAsiaTheme="majorEastAsia" w:cs="Times New Roman"/>
      <w:szCs w:val="24"/>
    </w:rPr>
  </w:style>
  <w:style w:type="paragraph" w:styleId="Heading2">
    <w:name w:val="heading 2"/>
    <w:basedOn w:val="Heading1"/>
    <w:next w:val="Normal"/>
    <w:link w:val="Heading2Char"/>
    <w:uiPriority w:val="9"/>
    <w:unhideWhenUsed/>
    <w:qFormat/>
    <w:rsid w:val="0002776E"/>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571"/>
    <w:rPr>
      <w:rFonts w:ascii="Times New Roman" w:eastAsiaTheme="majorEastAsia" w:hAnsi="Times New Roman" w:cs="Times New Roman"/>
      <w:sz w:val="24"/>
      <w:szCs w:val="24"/>
    </w:rPr>
  </w:style>
  <w:style w:type="character" w:styleId="CommentReference">
    <w:name w:val="annotation reference"/>
    <w:basedOn w:val="DefaultParagraphFont"/>
    <w:uiPriority w:val="99"/>
    <w:semiHidden/>
    <w:unhideWhenUsed/>
    <w:rsid w:val="007F5498"/>
    <w:rPr>
      <w:sz w:val="16"/>
      <w:szCs w:val="16"/>
    </w:rPr>
  </w:style>
  <w:style w:type="paragraph" w:styleId="CommentText">
    <w:name w:val="annotation text"/>
    <w:basedOn w:val="Normal"/>
    <w:link w:val="CommentTextChar"/>
    <w:uiPriority w:val="99"/>
    <w:semiHidden/>
    <w:unhideWhenUsed/>
    <w:rsid w:val="007F5498"/>
    <w:rPr>
      <w:sz w:val="20"/>
      <w:szCs w:val="20"/>
    </w:rPr>
  </w:style>
  <w:style w:type="character" w:customStyle="1" w:styleId="CommentTextChar">
    <w:name w:val="Comment Text Char"/>
    <w:basedOn w:val="DefaultParagraphFont"/>
    <w:link w:val="CommentText"/>
    <w:uiPriority w:val="99"/>
    <w:semiHidden/>
    <w:rsid w:val="007F549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F5498"/>
    <w:rPr>
      <w:b/>
      <w:bCs/>
    </w:rPr>
  </w:style>
  <w:style w:type="character" w:customStyle="1" w:styleId="CommentSubjectChar">
    <w:name w:val="Comment Subject Char"/>
    <w:basedOn w:val="CommentTextChar"/>
    <w:link w:val="CommentSubject"/>
    <w:uiPriority w:val="99"/>
    <w:semiHidden/>
    <w:rsid w:val="007F5498"/>
    <w:rPr>
      <w:rFonts w:ascii="Times New Roman" w:hAnsi="Times New Roman"/>
      <w:b/>
      <w:bCs/>
      <w:sz w:val="20"/>
      <w:szCs w:val="20"/>
    </w:rPr>
  </w:style>
  <w:style w:type="paragraph" w:styleId="BalloonText">
    <w:name w:val="Balloon Text"/>
    <w:basedOn w:val="Normal"/>
    <w:link w:val="BalloonTextChar"/>
    <w:uiPriority w:val="99"/>
    <w:semiHidden/>
    <w:unhideWhenUsed/>
    <w:rsid w:val="007F549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5498"/>
    <w:rPr>
      <w:rFonts w:ascii="Segoe UI" w:hAnsi="Segoe UI" w:cs="Segoe UI"/>
      <w:sz w:val="18"/>
      <w:szCs w:val="18"/>
    </w:rPr>
  </w:style>
  <w:style w:type="paragraph" w:styleId="ListParagraph">
    <w:name w:val="List Paragraph"/>
    <w:basedOn w:val="Normal"/>
    <w:uiPriority w:val="34"/>
    <w:qFormat/>
    <w:rsid w:val="007F5498"/>
    <w:pPr>
      <w:ind w:left="720"/>
      <w:contextualSpacing/>
    </w:pPr>
  </w:style>
  <w:style w:type="character" w:customStyle="1" w:styleId="Heading2Char">
    <w:name w:val="Heading 2 Char"/>
    <w:basedOn w:val="DefaultParagraphFont"/>
    <w:link w:val="Heading2"/>
    <w:uiPriority w:val="9"/>
    <w:rsid w:val="0002776E"/>
    <w:rPr>
      <w:rFonts w:ascii="Times New Roman" w:eastAsiaTheme="majorEastAsia" w:hAnsi="Times New Roman" w:cs="Times New Roman"/>
      <w:sz w:val="24"/>
      <w:szCs w:val="24"/>
    </w:rPr>
  </w:style>
  <w:style w:type="character" w:styleId="PlaceholderText">
    <w:name w:val="Placeholder Text"/>
    <w:basedOn w:val="DefaultParagraphFont"/>
    <w:uiPriority w:val="99"/>
    <w:semiHidden/>
    <w:rsid w:val="00843D2C"/>
    <w:rPr>
      <w:color w:val="808080"/>
    </w:rPr>
  </w:style>
  <w:style w:type="table" w:styleId="TableGrid">
    <w:name w:val="Table Grid"/>
    <w:basedOn w:val="TableNormal"/>
    <w:uiPriority w:val="39"/>
    <w:rsid w:val="001F6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jpeg"/><Relationship Id="rId2" Type="http://schemas.openxmlformats.org/officeDocument/2006/relationships/numbering" Target="numbering.xml"/><Relationship Id="rId1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F8AE2-D448-49D4-ABCD-FC8AB45D3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3567</TotalTime>
  <Pages>19</Pages>
  <Words>5584</Words>
  <Characters>31835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Kelli Johnson</dc:creator>
  <cp:keywords/>
  <dc:description/>
  <cp:lastModifiedBy>Kelli Johnson</cp:lastModifiedBy>
  <cp:revision>10</cp:revision>
  <cp:lastPrinted>2018-04-12T23:43:00Z</cp:lastPrinted>
  <dcterms:created xsi:type="dcterms:W3CDTF">2018-04-12T18:00:00Z</dcterms:created>
  <dcterms:modified xsi:type="dcterms:W3CDTF">2018-04-19T15:58:00Z</dcterms:modified>
</cp:coreProperties>
</file>